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448" w:rsidP="57135B26" w:rsidRDefault="00000000" w14:paraId="577A130B" w14:textId="77777777">
      <w:pPr>
        <w:pStyle w:val="Ttulo"/>
        <w:spacing w:before="600" w:after="80"/>
        <w:jc w:val="center"/>
        <w:rPr>
          <w:sz w:val="44"/>
          <w:szCs w:val="44"/>
        </w:rPr>
      </w:pPr>
      <w:r w:rsidRPr="57135B26" w:rsidR="09E33959">
        <w:rPr>
          <w:sz w:val="48"/>
          <w:szCs w:val="48"/>
        </w:rPr>
        <w:t>LAUDO TÉCNICO</w:t>
      </w:r>
    </w:p>
    <w:p w:rsidR="00A20448" w:rsidP="57135B26" w:rsidRDefault="00A20448" w14:paraId="631D4EB2" w14:textId="06388C2D">
      <w:pPr>
        <w:pStyle w:val="Ttulo2"/>
        <w:spacing w:before="200" w:after="400"/>
        <w:jc w:val="center"/>
      </w:pPr>
      <w:r w:rsidRPr="57135B26" w:rsidR="09E33959">
        <w:rPr>
          <w:sz w:val="24"/>
          <w:szCs w:val="24"/>
        </w:rPr>
        <w:t>Quiz de Diagnóstico Empresarial para Oficinas Mecânicas</w:t>
      </w:r>
    </w:p>
    <w:p w:rsidR="57135B26" w:rsidP="57135B26" w:rsidRDefault="57135B26" w14:paraId="28E205D5" w14:textId="60C38B22">
      <w:pPr>
        <w:pStyle w:val="Ttulo2"/>
        <w:spacing w:after="400"/>
        <w:jc w:val="center"/>
        <w:rPr>
          <w:sz w:val="24"/>
          <w:szCs w:val="24"/>
        </w:rPr>
      </w:pPr>
    </w:p>
    <w:p w:rsidR="31A6C2DC" w:rsidP="57135B26" w:rsidRDefault="31A6C2DC" w14:paraId="3AB43555" w14:textId="3858739E">
      <w:pPr>
        <w:pStyle w:val="Ttulo2"/>
        <w:spacing w:after="400"/>
        <w:ind w:left="0"/>
        <w:jc w:val="left"/>
        <w:rPr>
          <w:noProof w:val="0"/>
          <w:sz w:val="36"/>
          <w:szCs w:val="36"/>
          <w:lang w:val="pt-BR"/>
        </w:rPr>
      </w:pPr>
      <w:r w:rsidRPr="57135B26" w:rsidR="31A6C2DC">
        <w:rPr>
          <w:b w:val="0"/>
          <w:bCs w:val="0"/>
          <w:i w:val="0"/>
          <w:iCs w:val="0"/>
          <w:caps w:val="0"/>
          <w:smallCaps w:val="0"/>
          <w:noProof w:val="0"/>
          <w:color w:val="6B7A80"/>
          <w:sz w:val="24"/>
          <w:szCs w:val="24"/>
          <w:u w:val="single"/>
          <w:lang w:val="pt-BR"/>
        </w:rPr>
        <w:t>Antes de começar, preencha seus dados.</w:t>
      </w:r>
      <w:r w:rsidRPr="57135B26" w:rsidR="31A6C2DC">
        <w:rPr>
          <w:b w:val="0"/>
          <w:bCs w:val="0"/>
          <w:i w:val="0"/>
          <w:iCs w:val="0"/>
          <w:caps w:val="0"/>
          <w:smallCaps w:val="0"/>
          <w:noProof w:val="0"/>
          <w:color w:val="6B7A80"/>
          <w:sz w:val="24"/>
          <w:szCs w:val="24"/>
          <w:lang w:val="pt-BR"/>
        </w:rPr>
        <w:t xml:space="preserve"> </w:t>
      </w:r>
    </w:p>
    <w:p w:rsidR="718DD368" w:rsidP="57135B26" w:rsidRDefault="718DD368" w14:paraId="3E2B937D" w14:textId="00B07D7D">
      <w:pPr>
        <w:spacing w:before="210" w:beforeAutospacing="off" w:after="210" w:afterAutospacing="off"/>
      </w:pPr>
      <w:r w:rsidRPr="57135B26" w:rsidR="718DD368">
        <w:rPr>
          <w:rFonts w:ascii="Segoe UI" w:hAnsi="Segoe UI" w:eastAsia="Segoe UI" w:cs="Segoe UI"/>
          <w:b w:val="1"/>
          <w:bCs w:val="1"/>
          <w:noProof w:val="0"/>
          <w:sz w:val="21"/>
          <w:szCs w:val="21"/>
          <w:lang w:val="pt-BR"/>
        </w:rPr>
        <w:t>Nome da empresa/oficina:</w:t>
      </w:r>
      <w:r>
        <w:br/>
      </w:r>
      <w:r w:rsidRPr="57135B26" w:rsidR="718DD368">
        <w:rPr>
          <w:rFonts w:ascii="Segoe UI" w:hAnsi="Segoe UI" w:eastAsia="Segoe UI" w:cs="Segoe UI"/>
          <w:noProof w:val="0"/>
          <w:sz w:val="21"/>
          <w:szCs w:val="21"/>
          <w:lang w:val="pt-BR"/>
        </w:rPr>
        <w:t xml:space="preserve"> Nome da oficina</w:t>
      </w:r>
    </w:p>
    <w:p w:rsidR="1C705159" w:rsidP="57135B26" w:rsidRDefault="1C705159" w14:paraId="7A6C6DC5" w14:textId="7D09BB76">
      <w:pPr>
        <w:spacing w:before="210" w:beforeAutospacing="off" w:after="210" w:afterAutospacing="off"/>
      </w:pPr>
      <w:r w:rsidRPr="57135B26" w:rsidR="1C705159">
        <w:rPr>
          <w:rFonts w:ascii="Segoe UI" w:hAnsi="Segoe UI" w:eastAsia="Segoe UI" w:cs="Segoe UI"/>
          <w:b w:val="1"/>
          <w:bCs w:val="1"/>
          <w:noProof w:val="0"/>
          <w:sz w:val="21"/>
          <w:szCs w:val="21"/>
          <w:lang w:val="pt-BR"/>
        </w:rPr>
        <w:t>CNPJ:</w:t>
      </w:r>
      <w:r>
        <w:br/>
      </w:r>
      <w:r w:rsidRPr="57135B26" w:rsidR="1C705159">
        <w:rPr>
          <w:rFonts w:ascii="Segoe UI" w:hAnsi="Segoe UI" w:eastAsia="Segoe UI" w:cs="Segoe UI"/>
          <w:noProof w:val="0"/>
          <w:sz w:val="21"/>
          <w:szCs w:val="21"/>
          <w:lang w:val="pt-BR"/>
        </w:rPr>
        <w:t xml:space="preserve"> XXXXXXXXXXXXXX</w:t>
      </w:r>
    </w:p>
    <w:p w:rsidR="718DD368" w:rsidP="57135B26" w:rsidRDefault="718DD368" w14:paraId="7B23BD44" w14:textId="7372CF98">
      <w:pPr>
        <w:spacing w:before="210" w:beforeAutospacing="off" w:after="210" w:afterAutospacing="off"/>
      </w:pPr>
      <w:r w:rsidRPr="57135B26" w:rsidR="718DD368">
        <w:rPr>
          <w:rFonts w:ascii="Segoe UI" w:hAnsi="Segoe UI" w:eastAsia="Segoe UI" w:cs="Segoe UI"/>
          <w:b w:val="1"/>
          <w:bCs w:val="1"/>
          <w:noProof w:val="0"/>
          <w:sz w:val="21"/>
          <w:szCs w:val="21"/>
          <w:lang w:val="pt-BR"/>
        </w:rPr>
        <w:t>Ano de fundação da oficina:</w:t>
      </w:r>
      <w:r>
        <w:br/>
      </w:r>
      <w:r w:rsidRPr="57135B26" w:rsidR="718DD368">
        <w:rPr>
          <w:rFonts w:ascii="Segoe UI" w:hAnsi="Segoe UI" w:eastAsia="Segoe UI" w:cs="Segoe UI"/>
          <w:noProof w:val="0"/>
          <w:sz w:val="21"/>
          <w:szCs w:val="21"/>
          <w:lang w:val="pt-BR"/>
        </w:rPr>
        <w:t xml:space="preserve"> AAAA</w:t>
      </w:r>
    </w:p>
    <w:p w:rsidR="718DD368" w:rsidP="57135B26" w:rsidRDefault="718DD368" w14:paraId="0742E52C" w14:textId="05DE2DAF">
      <w:pPr>
        <w:spacing w:before="210" w:beforeAutospacing="off" w:after="210" w:afterAutospacing="off"/>
      </w:pPr>
      <w:r w:rsidRPr="57135B26" w:rsidR="718DD368">
        <w:rPr>
          <w:rFonts w:ascii="Segoe UI" w:hAnsi="Segoe UI" w:eastAsia="Segoe UI" w:cs="Segoe UI"/>
          <w:b w:val="1"/>
          <w:bCs w:val="1"/>
          <w:noProof w:val="0"/>
          <w:sz w:val="21"/>
          <w:szCs w:val="21"/>
          <w:lang w:val="pt-BR"/>
        </w:rPr>
        <w:t>Cidade/UF:</w:t>
      </w:r>
      <w:r>
        <w:br/>
      </w:r>
      <w:r w:rsidRPr="57135B26" w:rsidR="718DD368">
        <w:rPr>
          <w:rFonts w:ascii="Segoe UI" w:hAnsi="Segoe UI" w:eastAsia="Segoe UI" w:cs="Segoe UI"/>
          <w:noProof w:val="0"/>
          <w:sz w:val="21"/>
          <w:szCs w:val="21"/>
          <w:lang w:val="pt-BR"/>
        </w:rPr>
        <w:t xml:space="preserve"> Ex.: Belo Horizonte/MG</w:t>
      </w:r>
    </w:p>
    <w:p w:rsidR="33E53959" w:rsidP="57135B26" w:rsidRDefault="33E53959" w14:paraId="11A17B81" w14:textId="299D58D1">
      <w:pPr>
        <w:spacing w:before="210" w:beforeAutospacing="off" w:after="210" w:afterAutospacing="off"/>
      </w:pPr>
      <w:r w:rsidRPr="57135B26" w:rsidR="33E53959">
        <w:rPr>
          <w:rFonts w:ascii="Segoe UI" w:hAnsi="Segoe UI" w:eastAsia="Segoe UI" w:cs="Segoe UI"/>
          <w:b w:val="1"/>
          <w:bCs w:val="1"/>
          <w:noProof w:val="0"/>
          <w:sz w:val="21"/>
          <w:szCs w:val="21"/>
          <w:lang w:val="pt-BR"/>
        </w:rPr>
        <w:t>Nome:</w:t>
      </w:r>
      <w:r>
        <w:br/>
      </w:r>
      <w:r w:rsidRPr="57135B26" w:rsidR="33E53959">
        <w:rPr>
          <w:rFonts w:ascii="Segoe UI" w:hAnsi="Segoe UI" w:eastAsia="Segoe UI" w:cs="Segoe UI"/>
          <w:noProof w:val="0"/>
          <w:sz w:val="21"/>
          <w:szCs w:val="21"/>
          <w:lang w:val="pt-BR"/>
        </w:rPr>
        <w:t xml:space="preserve"> Nome completo</w:t>
      </w:r>
    </w:p>
    <w:p w:rsidR="718DD368" w:rsidP="57135B26" w:rsidRDefault="718DD368" w14:paraId="096B8191" w14:textId="28559237">
      <w:pPr>
        <w:spacing w:before="210" w:beforeAutospacing="off" w:after="210" w:afterAutospacing="off"/>
      </w:pPr>
      <w:r w:rsidRPr="57135B26" w:rsidR="718DD368">
        <w:rPr>
          <w:rFonts w:ascii="Segoe UI" w:hAnsi="Segoe UI" w:eastAsia="Segoe UI" w:cs="Segoe UI"/>
          <w:b w:val="1"/>
          <w:bCs w:val="1"/>
          <w:noProof w:val="0"/>
          <w:sz w:val="21"/>
          <w:szCs w:val="21"/>
          <w:lang w:val="pt-BR"/>
        </w:rPr>
        <w:t>Seu cargo na oficina:</w:t>
      </w:r>
      <w:r>
        <w:br/>
      </w:r>
      <w:r w:rsidRPr="57135B26" w:rsidR="718DD368">
        <w:rPr>
          <w:rFonts w:ascii="Segoe UI" w:hAnsi="Segoe UI" w:eastAsia="Segoe UI" w:cs="Segoe UI"/>
          <w:noProof w:val="0"/>
          <w:sz w:val="21"/>
          <w:szCs w:val="21"/>
          <w:lang w:val="pt-BR"/>
        </w:rPr>
        <w:t xml:space="preserve"> Proprietário / Sócio / Gestor / Gestor de Pátio / Outro</w:t>
      </w:r>
    </w:p>
    <w:p w:rsidR="718DD368" w:rsidP="57135B26" w:rsidRDefault="718DD368" w14:paraId="7454929D" w14:textId="41486E06">
      <w:pPr>
        <w:spacing w:before="210" w:beforeAutospacing="off" w:after="210" w:afterAutospacing="off"/>
      </w:pPr>
      <w:r w:rsidRPr="57135B26" w:rsidR="718DD368">
        <w:rPr>
          <w:rFonts w:ascii="Segoe UI" w:hAnsi="Segoe UI" w:eastAsia="Segoe UI" w:cs="Segoe UI"/>
          <w:b w:val="1"/>
          <w:bCs w:val="1"/>
          <w:noProof w:val="0"/>
          <w:sz w:val="21"/>
          <w:szCs w:val="21"/>
          <w:lang w:val="pt-BR"/>
        </w:rPr>
        <w:t>Idade:</w:t>
      </w:r>
      <w:r>
        <w:br/>
      </w:r>
      <w:r w:rsidRPr="57135B26" w:rsidR="718DD368">
        <w:rPr>
          <w:rFonts w:ascii="Segoe UI" w:hAnsi="Segoe UI" w:eastAsia="Segoe UI" w:cs="Segoe UI"/>
          <w:noProof w:val="0"/>
          <w:sz w:val="21"/>
          <w:szCs w:val="21"/>
          <w:lang w:val="pt-BR"/>
        </w:rPr>
        <w:t xml:space="preserve"> Campo numérico</w:t>
      </w:r>
    </w:p>
    <w:p w:rsidR="718DD368" w:rsidP="57135B26" w:rsidRDefault="718DD368" w14:paraId="34D19EC9" w14:textId="314F3A33">
      <w:pPr>
        <w:spacing w:before="210" w:beforeAutospacing="off" w:after="210" w:afterAutospacing="off"/>
        <w:rPr>
          <w:rFonts w:ascii="Segoe UI" w:hAnsi="Segoe UI" w:eastAsia="Segoe UI" w:cs="Segoe UI"/>
          <w:noProof w:val="0"/>
          <w:sz w:val="21"/>
          <w:szCs w:val="21"/>
          <w:lang w:val="pt-BR"/>
        </w:rPr>
      </w:pPr>
      <w:r w:rsidRPr="57135B26" w:rsidR="718DD368">
        <w:rPr>
          <w:rFonts w:ascii="Segoe UI" w:hAnsi="Segoe UI" w:eastAsia="Segoe UI" w:cs="Segoe UI"/>
          <w:b w:val="1"/>
          <w:bCs w:val="1"/>
          <w:noProof w:val="0"/>
          <w:sz w:val="21"/>
          <w:szCs w:val="21"/>
          <w:lang w:val="pt-BR"/>
        </w:rPr>
        <w:t>Gênero:</w:t>
      </w:r>
      <w:r>
        <w:br/>
      </w:r>
      <w:r w:rsidRPr="57135B26" w:rsidR="718DD368">
        <w:rPr>
          <w:rFonts w:ascii="Segoe UI" w:hAnsi="Segoe UI" w:eastAsia="Segoe UI" w:cs="Segoe UI"/>
          <w:noProof w:val="0"/>
          <w:sz w:val="21"/>
          <w:szCs w:val="21"/>
          <w:lang w:val="pt-BR"/>
        </w:rPr>
        <w:t xml:space="preserve"> Feminino / Masculino </w:t>
      </w:r>
    </w:p>
    <w:p w:rsidR="718DD368" w:rsidP="57135B26" w:rsidRDefault="718DD368" w14:paraId="0763A5BE" w14:textId="13BBB9BF">
      <w:pPr>
        <w:spacing w:before="210" w:beforeAutospacing="off" w:after="210" w:afterAutospacing="off"/>
      </w:pPr>
      <w:r w:rsidRPr="57135B26" w:rsidR="718DD368">
        <w:rPr>
          <w:rFonts w:ascii="Segoe UI" w:hAnsi="Segoe UI" w:eastAsia="Segoe UI" w:cs="Segoe UI"/>
          <w:b w:val="1"/>
          <w:bCs w:val="1"/>
          <w:noProof w:val="0"/>
          <w:sz w:val="21"/>
          <w:szCs w:val="21"/>
          <w:lang w:val="pt-BR"/>
        </w:rPr>
        <w:t>Telefone/WhatsApp:</w:t>
      </w:r>
      <w:r>
        <w:br/>
      </w:r>
      <w:r w:rsidRPr="57135B26" w:rsidR="718DD368">
        <w:rPr>
          <w:rFonts w:ascii="Segoe UI" w:hAnsi="Segoe UI" w:eastAsia="Segoe UI" w:cs="Segoe UI"/>
          <w:noProof w:val="0"/>
          <w:sz w:val="21"/>
          <w:szCs w:val="21"/>
          <w:lang w:val="pt-BR"/>
        </w:rPr>
        <w:t xml:space="preserve"> (00) 00000-0000</w:t>
      </w:r>
    </w:p>
    <w:p w:rsidR="718DD368" w:rsidP="57135B26" w:rsidRDefault="718DD368" w14:paraId="4102A845" w14:textId="3F386510">
      <w:pPr>
        <w:spacing w:before="210" w:beforeAutospacing="off" w:after="210" w:afterAutospacing="off"/>
      </w:pPr>
      <w:r w:rsidRPr="57135B26" w:rsidR="718DD368">
        <w:rPr>
          <w:rFonts w:ascii="Segoe UI" w:hAnsi="Segoe UI" w:eastAsia="Segoe UI" w:cs="Segoe UI"/>
          <w:b w:val="1"/>
          <w:bCs w:val="1"/>
          <w:noProof w:val="0"/>
          <w:sz w:val="21"/>
          <w:szCs w:val="21"/>
          <w:lang w:val="pt-BR"/>
        </w:rPr>
        <w:t>E-mail:</w:t>
      </w:r>
      <w:r>
        <w:br/>
      </w:r>
      <w:hyperlink r:id="Rc604142153dc4e48">
        <w:r w:rsidRPr="57135B26" w:rsidR="718DD368">
          <w:rPr>
            <w:rStyle w:val="Hyperlink"/>
            <w:rFonts w:ascii="Segoe UI" w:hAnsi="Segoe UI" w:eastAsia="Segoe UI" w:cs="Segoe UI"/>
            <w:noProof w:val="0"/>
            <w:sz w:val="21"/>
            <w:szCs w:val="21"/>
            <w:lang w:val="pt-BR"/>
          </w:rPr>
          <w:t>seu@email.com</w:t>
        </w:r>
      </w:hyperlink>
    </w:p>
    <w:p w:rsidR="57135B26" w:rsidP="57135B26" w:rsidRDefault="57135B26" w14:paraId="61AD4AFB" w14:textId="1EC5E1E6">
      <w:pPr>
        <w:spacing w:before="210" w:beforeAutospacing="off" w:after="210" w:afterAutospacing="off"/>
        <w:rPr>
          <w:rFonts w:ascii="Segoe UI" w:hAnsi="Segoe UI" w:eastAsia="Segoe UI" w:cs="Segoe UI"/>
          <w:noProof w:val="0"/>
          <w:sz w:val="21"/>
          <w:szCs w:val="21"/>
          <w:lang w:val="pt-BR"/>
        </w:rPr>
      </w:pPr>
    </w:p>
    <w:p w:rsidR="57135B26" w:rsidP="57135B26" w:rsidRDefault="57135B26" w14:paraId="6D9DA319" w14:textId="548EC61A">
      <w:pPr>
        <w:spacing w:before="210" w:beforeAutospacing="off" w:after="210" w:afterAutospacing="off"/>
        <w:rPr>
          <w:rFonts w:ascii="Segoe UI" w:hAnsi="Segoe UI" w:eastAsia="Segoe UI" w:cs="Segoe UI"/>
          <w:noProof w:val="0"/>
          <w:sz w:val="21"/>
          <w:szCs w:val="21"/>
          <w:lang w:val="pt-BR"/>
        </w:rPr>
      </w:pPr>
    </w:p>
    <w:p w:rsidR="57135B26" w:rsidP="57135B26" w:rsidRDefault="57135B26" w14:paraId="75B209FD" w14:textId="6AAEAFD3">
      <w:pPr>
        <w:spacing w:before="210" w:beforeAutospacing="off" w:after="210" w:afterAutospacing="off"/>
        <w:rPr>
          <w:rFonts w:ascii="Segoe UI" w:hAnsi="Segoe UI" w:eastAsia="Segoe UI" w:cs="Segoe UI"/>
          <w:noProof w:val="0"/>
          <w:sz w:val="21"/>
          <w:szCs w:val="21"/>
          <w:lang w:val="pt-BR"/>
        </w:rPr>
      </w:pPr>
    </w:p>
    <w:p w:rsidR="57135B26" w:rsidP="57135B26" w:rsidRDefault="57135B26" w14:paraId="23C822F4" w14:textId="7168D242">
      <w:pPr>
        <w:spacing w:before="210" w:beforeAutospacing="off" w:after="210" w:afterAutospacing="off"/>
        <w:rPr>
          <w:rFonts w:ascii="Segoe UI" w:hAnsi="Segoe UI" w:eastAsia="Segoe UI" w:cs="Segoe UI"/>
          <w:noProof w:val="0"/>
          <w:sz w:val="21"/>
          <w:szCs w:val="21"/>
          <w:lang w:val="pt-BR"/>
        </w:rPr>
      </w:pPr>
    </w:p>
    <w:p w:rsidR="57135B26" w:rsidP="57135B26" w:rsidRDefault="57135B26" w14:paraId="71DA3901" w14:textId="5AC58C1D">
      <w:pPr>
        <w:pStyle w:val="Ttulo2"/>
        <w:spacing w:after="400"/>
        <w:jc w:val="center"/>
        <w:rPr>
          <w:rFonts w:ascii="Segoe UI" w:hAnsi="Segoe UI" w:eastAsia="Segoe UI" w:cs="Segoe UI"/>
          <w:noProof w:val="0"/>
          <w:sz w:val="21"/>
          <w:szCs w:val="21"/>
          <w:lang w:val="pt-BR"/>
        </w:rPr>
      </w:pPr>
    </w:p>
    <w:p w:rsidR="718DD368" w:rsidP="57135B26" w:rsidRDefault="718DD368" w14:paraId="511B7E47" w14:textId="2147E2BB">
      <w:pPr>
        <w:pStyle w:val="Ttulo2"/>
        <w:spacing w:after="400"/>
        <w:jc w:val="center"/>
      </w:pPr>
      <w:r w:rsidRPr="57135B26" w:rsidR="718DD368">
        <w:rPr>
          <w:rFonts w:ascii="Segoe UI" w:hAnsi="Segoe UI" w:eastAsia="Segoe UI" w:cs="Segoe UI"/>
          <w:noProof w:val="0"/>
          <w:sz w:val="21"/>
          <w:szCs w:val="21"/>
          <w:lang w:val="pt-BR"/>
        </w:rPr>
        <w:t xml:space="preserve"> </w:t>
      </w:r>
      <w:r w:rsidRPr="57135B26" w:rsidR="718DD368">
        <w:rPr>
          <w:noProof w:val="0"/>
          <w:lang w:val="pt-BR"/>
        </w:rPr>
        <w:t xml:space="preserve"> </w:t>
      </w:r>
    </w:p>
    <w:p w:rsidR="00A20448" w:rsidRDefault="00000000" w14:paraId="0647CFFA" w14:textId="5F382D26">
      <w:pPr>
        <w:pStyle w:val="Ttulo2"/>
        <w:spacing w:before="280" w:after="120"/>
      </w:pPr>
      <w:r w:rsidR="09E33959">
        <w:rPr/>
        <w:t>Pergunta 1 — Custo fixo mensal</w:t>
      </w:r>
    </w:p>
    <w:p w:rsidR="00A20448" w:rsidRDefault="00000000" w14:paraId="0C024E64" w14:textId="77777777">
      <w:pPr>
        <w:spacing w:after="100"/>
      </w:pPr>
      <w:r>
        <w:rPr>
          <w:b/>
          <w:bCs/>
        </w:rPr>
        <w:t>Enunciado: "Você sabe quanto de custo fixo tem sua oficina mensalmente?"</w:t>
      </w:r>
    </w:p>
    <w:p w:rsidR="00A20448" w:rsidP="57135B26" w:rsidRDefault="00000000" w14:paraId="4F860F03" w14:textId="0F48C03A">
      <w:pPr>
        <w:pStyle w:val="Normal"/>
        <w:suppressLineNumbers w:val="0"/>
        <w:bidi w:val="0"/>
        <w:spacing w:before="0" w:beforeAutospacing="off" w:after="140" w:afterAutospacing="off" w:line="259" w:lineRule="auto"/>
        <w:ind w:left="0" w:right="0"/>
        <w:jc w:val="left"/>
      </w:pPr>
      <w:r w:rsidR="09E33959">
        <w:rPr/>
        <w:t xml:space="preserve">Modelo de resposta: </w:t>
      </w:r>
      <w:r w:rsidRPr="57135B26" w:rsidR="696CEA2D">
        <w:rPr>
          <w:color w:val="FF0000"/>
        </w:rPr>
        <w:t>RESPOSTA DESCRITA</w:t>
      </w:r>
      <w:r w:rsidRPr="57135B26" w:rsidR="6A40F524">
        <w:rPr>
          <w:color w:val="FF0000"/>
        </w:rPr>
        <w:t xml:space="preserve"> EM R$</w:t>
      </w:r>
    </w:p>
    <w:p w:rsidR="00A20448" w:rsidP="57135B26" w:rsidRDefault="00000000" w14:paraId="64FAB59D" w14:textId="2D3BF545">
      <w:pPr>
        <w:spacing w:after="140"/>
        <w:rPr>
          <w:color w:val="FF0000"/>
        </w:rPr>
      </w:pPr>
      <w:r w:rsidR="09E33959">
        <w:rPr/>
        <w:t>Racional discutido na reunião: Abel Rosa propôs que essa pergunta não gera, isoladamente, um texto de diagnóstico bom/ruim — ela serve como insumo para um indicador cruzado com a pergunta de faturamento médio (Pergunta 2). A ideia é comparar o custo fixo da oficina com o faturamento total, gerando um percentual de referência</w:t>
      </w:r>
      <w:r w:rsidR="6B63D7AC">
        <w:rPr/>
        <w:t xml:space="preserve"> </w:t>
      </w:r>
      <w:r w:rsidRPr="57135B26" w:rsidR="6B63D7AC">
        <w:rPr>
          <w:color w:val="FF0000"/>
        </w:rPr>
        <w:t>(p</w:t>
      </w:r>
      <w:r w:rsidRPr="57135B26" w:rsidR="6B63D7AC">
        <w:rPr>
          <w:color w:val="FF0000"/>
        </w:rPr>
        <w:t xml:space="preserve">ercentual ideal de aproximadamente </w:t>
      </w:r>
      <w:r w:rsidRPr="57135B26" w:rsidR="1A8947F7">
        <w:rPr>
          <w:color w:val="FF0000"/>
        </w:rPr>
        <w:t xml:space="preserve">de 25 a </w:t>
      </w:r>
      <w:r w:rsidRPr="57135B26" w:rsidR="6B63D7AC">
        <w:rPr>
          <w:color w:val="FF0000"/>
        </w:rPr>
        <w:t>3</w:t>
      </w:r>
      <w:r w:rsidRPr="57135B26" w:rsidR="1A8947F7">
        <w:rPr>
          <w:color w:val="FF0000"/>
        </w:rPr>
        <w:t>2</w:t>
      </w:r>
      <w:r w:rsidRPr="57135B26" w:rsidR="6B63D7AC">
        <w:rPr>
          <w:color w:val="FF0000"/>
        </w:rPr>
        <w:t>%</w:t>
      </w:r>
      <w:r w:rsidR="6B63D7AC">
        <w:rPr/>
        <w:t>)</w:t>
      </w:r>
      <w:r w:rsidR="09E33959">
        <w:rPr/>
        <w:t xml:space="preserve">. Esse percentual só é calculado e devolvido como feedback para oficinas que vendem peças E serviços ao mesmo tempo (resposta da Pergunta 7, na categoria Operação) — </w:t>
      </w:r>
      <w:r w:rsidRPr="57135B26" w:rsidR="09E33959">
        <w:rPr>
          <w:color w:val="FF0000"/>
        </w:rPr>
        <w:t>para quem vende apenas serviço, esse indicador específico não se aplica, e o sistema devolve uma mensagem incentivando a comercialização combinada de peças e serviços como forma de melhorar a lucratividade bruta do negócio.</w:t>
      </w:r>
    </w:p>
    <w:p w:rsidR="00A20448" w:rsidRDefault="00000000" w14:paraId="011644F2" w14:textId="77777777">
      <w:pPr>
        <w:spacing w:after="140"/>
      </w:pPr>
      <w:r>
        <w:t>Implementação no quiz: quando a Pergunta 7 é respondida como "peças e serviços", o sistema calcula a proporção (custo fixo dividido pelo faturamento médio, usando os valores centrais de cada faixa selecionada) e devolve um texto informativo dizendo que quanto menor essa proporção, mais saudável tende a ser a estrutura de custos da oficina.</w:t>
      </w:r>
    </w:p>
    <w:p w:rsidR="00A20448" w:rsidRDefault="00000000" w14:paraId="4E5FA386" w14:textId="7E4A16B1">
      <w:pPr>
        <w:pStyle w:val="Ttulo2"/>
        <w:spacing w:before="280" w:after="120"/>
      </w:pPr>
      <w:r w:rsidR="09E33959">
        <w:rPr/>
        <w:t>Pergunta 2 — Faturamento médio mensal</w:t>
      </w:r>
    </w:p>
    <w:p w:rsidR="00A20448" w:rsidRDefault="00000000" w14:paraId="46111A95" w14:textId="77777777">
      <w:pPr>
        <w:spacing w:after="100"/>
      </w:pPr>
      <w:r>
        <w:rPr>
          <w:b/>
          <w:bCs/>
        </w:rPr>
        <w:t>Enunciado: "Qual a média de faturamento mensal de sua oficina?"</w:t>
      </w:r>
    </w:p>
    <w:p w:rsidR="09E33959" w:rsidP="57135B26" w:rsidRDefault="09E33959" w14:paraId="660C3DE5" w14:textId="5129FECB">
      <w:pPr>
        <w:spacing w:after="140"/>
        <w:rPr>
          <w:color w:val="FF0000"/>
        </w:rPr>
      </w:pPr>
      <w:r w:rsidR="09E33959">
        <w:rPr/>
        <w:t xml:space="preserve">Modelo de resposta: </w:t>
      </w:r>
      <w:r w:rsidRPr="57135B26" w:rsidR="09E33959">
        <w:rPr>
          <w:color w:val="FF0000"/>
        </w:rPr>
        <w:t xml:space="preserve">— </w:t>
      </w:r>
      <w:r w:rsidRPr="57135B26" w:rsidR="60909FEE">
        <w:rPr>
          <w:color w:val="FF0000"/>
        </w:rPr>
        <w:t>Resposta descrita</w:t>
      </w:r>
      <w:r w:rsidRPr="57135B26" w:rsidR="16CBDEB2">
        <w:rPr>
          <w:color w:val="FF0000"/>
        </w:rPr>
        <w:t xml:space="preserve"> em R$.</w:t>
      </w:r>
    </w:p>
    <w:p w:rsidR="00A20448" w:rsidP="57135B26" w:rsidRDefault="00000000" w14:paraId="435BD84F" w14:textId="3F519DA1">
      <w:pPr>
        <w:spacing w:before="240" w:beforeAutospacing="off" w:after="240" w:afterAutospacing="off"/>
        <w:rPr>
          <w:rFonts w:ascii="Times New Roman" w:hAnsi="Times New Roman" w:eastAsia="Times New Roman" w:cs="Times New Roman"/>
          <w:noProof w:val="0"/>
          <w:color w:val="FF0000"/>
          <w:sz w:val="20"/>
          <w:szCs w:val="20"/>
          <w:lang w:val="pt-BR"/>
        </w:rPr>
      </w:pPr>
      <w:r w:rsidR="09E33959">
        <w:rPr/>
        <w:t xml:space="preserve">Esta pergunta é usada em dois cruzamentos distintos: (1) junto com a Pergunta 1, para o indicador de custo fixo sobre faturamento descrito acima; e (2) junto com as Perguntas 6 (quantidade de mecânicos) e 8 (valor da hora mínima), para </w:t>
      </w:r>
      <w:r w:rsidR="09E33959">
        <w:rPr/>
        <w:t>calcular o faturamento total esperado da oficina, comparando-o com o valor efetivamente informado nesta pergunta — esse segundo cruzamento está detalhado na seção de Operação (item 4.5).</w:t>
      </w:r>
      <w:r>
        <w:br/>
      </w:r>
      <w:r>
        <w:br/>
      </w:r>
      <w:r>
        <w:br/>
      </w:r>
      <w:r w:rsidRPr="57135B26" w:rsidR="5785E70A">
        <w:rPr>
          <w:rFonts w:ascii="Times New Roman" w:hAnsi="Times New Roman" w:eastAsia="Times New Roman" w:cs="Times New Roman"/>
          <w:noProof w:val="0"/>
          <w:color w:val="FF0000"/>
          <w:sz w:val="20"/>
          <w:szCs w:val="20"/>
          <w:lang w:val="pt-BR"/>
        </w:rPr>
        <w:t>Ex: Faturamento de 100k pressupõe um custo fixo saudável de 30k.</w:t>
      </w:r>
      <w:r w:rsidRPr="57135B26" w:rsidR="232EDE5E">
        <w:rPr>
          <w:rFonts w:ascii="Times New Roman" w:hAnsi="Times New Roman" w:eastAsia="Times New Roman" w:cs="Times New Roman"/>
          <w:noProof w:val="0"/>
          <w:color w:val="FF0000"/>
          <w:sz w:val="20"/>
          <w:szCs w:val="20"/>
          <w:lang w:val="pt-BR"/>
        </w:rPr>
        <w:t xml:space="preserve"> Variações desses valores retornarão com textos sugerindo melhora ou desenvolvimento nas </w:t>
      </w:r>
      <w:r w:rsidRPr="57135B26" w:rsidR="1BFC9F6B">
        <w:rPr>
          <w:rFonts w:ascii="Times New Roman" w:hAnsi="Times New Roman" w:eastAsia="Times New Roman" w:cs="Times New Roman"/>
          <w:noProof w:val="0"/>
          <w:color w:val="FF0000"/>
          <w:sz w:val="20"/>
          <w:szCs w:val="20"/>
          <w:lang w:val="pt-BR"/>
        </w:rPr>
        <w:t>práticas</w:t>
      </w:r>
      <w:r w:rsidRPr="57135B26" w:rsidR="232EDE5E">
        <w:rPr>
          <w:rFonts w:ascii="Times New Roman" w:hAnsi="Times New Roman" w:eastAsia="Times New Roman" w:cs="Times New Roman"/>
          <w:noProof w:val="0"/>
          <w:color w:val="FF0000"/>
          <w:sz w:val="20"/>
          <w:szCs w:val="20"/>
          <w:lang w:val="pt-BR"/>
        </w:rPr>
        <w:t xml:space="preserve"> de venda de </w:t>
      </w:r>
      <w:r w:rsidRPr="57135B26" w:rsidR="3BC67E9D">
        <w:rPr>
          <w:rFonts w:ascii="Times New Roman" w:hAnsi="Times New Roman" w:eastAsia="Times New Roman" w:cs="Times New Roman"/>
          <w:noProof w:val="0"/>
          <w:color w:val="FF0000"/>
          <w:sz w:val="20"/>
          <w:szCs w:val="20"/>
          <w:lang w:val="pt-BR"/>
        </w:rPr>
        <w:t xml:space="preserve">serviços. </w:t>
      </w:r>
      <w:r w:rsidRPr="57135B26" w:rsidR="5785E70A">
        <w:rPr>
          <w:rFonts w:ascii="Times New Roman" w:hAnsi="Times New Roman" w:eastAsia="Times New Roman" w:cs="Times New Roman"/>
          <w:noProof w:val="0"/>
          <w:color w:val="FF0000"/>
          <w:sz w:val="20"/>
          <w:szCs w:val="20"/>
          <w:lang w:val="pt-BR"/>
        </w:rPr>
        <w:t xml:space="preserve"> </w:t>
      </w:r>
      <w:r>
        <w:br/>
      </w:r>
      <w:r w:rsidRPr="57135B26" w:rsidR="5785E70A">
        <w:rPr>
          <w:rFonts w:ascii="Times New Roman" w:hAnsi="Times New Roman" w:eastAsia="Times New Roman" w:cs="Times New Roman"/>
          <w:noProof w:val="0"/>
          <w:color w:val="FF0000"/>
          <w:sz w:val="20"/>
          <w:szCs w:val="20"/>
          <w:lang w:val="pt-BR"/>
        </w:rPr>
        <w:t>Considerando valor de hora mínima vendida e quantidade de mecânicos.</w:t>
      </w:r>
    </w:p>
    <w:p w:rsidR="00A20448" w:rsidRDefault="00000000" w14:paraId="36C89B7A" w14:textId="5D1FB426">
      <w:pPr>
        <w:spacing w:after="140"/>
      </w:pPr>
    </w:p>
    <w:p w:rsidR="00A20448" w:rsidRDefault="00000000" w14:paraId="49016ADD" w14:textId="014B9FCF">
      <w:pPr>
        <w:pStyle w:val="Ttulo2"/>
        <w:spacing w:before="280" w:after="120"/>
      </w:pPr>
      <w:r w:rsidR="09E33959">
        <w:rPr/>
        <w:t>Pergunta 3 — Markup aplicado nas peças</w:t>
      </w:r>
    </w:p>
    <w:p w:rsidR="00A20448" w:rsidRDefault="00000000" w14:paraId="566D8E6E" w14:textId="77777777">
      <w:pPr>
        <w:spacing w:after="100"/>
      </w:pPr>
      <w:r>
        <w:rPr>
          <w:b/>
          <w:bCs/>
        </w:rPr>
        <w:t>Enunciado: "Qual markup você utiliza para venda de peças?"</w:t>
      </w:r>
    </w:p>
    <w:p w:rsidR="00A20448" w:rsidRDefault="00000000" w14:paraId="43FDEC40" w14:textId="116EAC19">
      <w:pPr>
        <w:spacing w:after="140"/>
      </w:pPr>
      <w:r w:rsidR="09E33959">
        <w:rPr/>
        <w:t>Modelo de resposta: campo numérico aberto, em que o respondente descreve o percentual de markup médio que aplica (ex.: 1</w:t>
      </w:r>
      <w:r w:rsidR="3EDDC295">
        <w:rPr/>
        <w:t>0</w:t>
      </w:r>
      <w:r w:rsidR="09E33959">
        <w:rPr/>
        <w:t>0%).</w:t>
      </w:r>
    </w:p>
    <w:p w:rsidR="00A20448" w:rsidRDefault="00000000" w14:paraId="7F5D285D" w14:textId="5E8729EE">
      <w:pPr>
        <w:spacing w:after="140"/>
      </w:pPr>
      <w:r w:rsidR="09E33959">
        <w:rPr/>
        <w:t>Este foi um dos pontos mais detalhados da reunião. Abel Rosa explicou que o markup ideal de mercado gira em torno de 1</w:t>
      </w:r>
      <w:r w:rsidR="154A5D9B">
        <w:rPr/>
        <w:t>0</w:t>
      </w:r>
      <w:r w:rsidR="09E33959">
        <w:rPr/>
        <w:t>0% sobre o custo da peça, o que tende a gerar uma margem de contribuição média de aproximadamente 60% no negócio. Se o markup informado estiver abaixo desse patamar, a orientação é que a oficina trabalhe para aumentá-lo, buscando se aproximar do ideal de mercado.</w:t>
      </w:r>
    </w:p>
    <w:p w:rsidR="00A20448" w:rsidRDefault="00000000" w14:paraId="33E2852D" w14:textId="77777777">
      <w:pPr>
        <w:spacing w:after="140"/>
      </w:pPr>
      <w:r>
        <w:t xml:space="preserve">Foram detalhadas duas exceções importantes a essa régua geral, que constam no texto de retorno independentemente do </w:t>
      </w:r>
      <w:proofErr w:type="spellStart"/>
      <w:r>
        <w:t>tier</w:t>
      </w:r>
      <w:proofErr w:type="spellEnd"/>
      <w:r>
        <w:t xml:space="preserve"> (bom, mediano ou atenção):</w:t>
      </w:r>
    </w:p>
    <w:p w:rsidR="00A20448" w:rsidRDefault="00000000" w14:paraId="141BDFE6" w14:textId="77777777">
      <w:pPr>
        <w:pStyle w:val="PargrafodaLista"/>
        <w:numPr>
          <w:ilvl w:val="0"/>
          <w:numId w:val="1"/>
        </w:numPr>
        <w:spacing w:after="80"/>
      </w:pPr>
      <w:r>
        <w:t>Peças de menor valor agregado: nessas peças, o markup pode — e deve — ser bem superior à média, podendo chegar a até 400%. Abel recomendou que, sempre que possível, essas peças sejam adquiridas de distribuidoras, o que melhora ainda mais a margem de lucro obtida pela oficina.</w:t>
      </w:r>
    </w:p>
    <w:p w:rsidR="00A20448" w:rsidRDefault="00000000" w14:paraId="0C693826" w14:textId="77777777">
      <w:pPr>
        <w:pStyle w:val="PargrafodaLista"/>
        <w:numPr>
          <w:ilvl w:val="0"/>
          <w:numId w:val="1"/>
        </w:numPr>
        <w:spacing w:after="80"/>
      </w:pPr>
      <w:r>
        <w:t>Peças de alto valor agregado (por exemplo, peças de concessionária, com valor unitário acima de R$ 5.000): nesses casos, um markup baixo — em torno de apenas 30% — já é considerado aceitável e normal, dado o valor absoluto envolvido. Se o markup nessas peças específicas estiver ainda menor que 30%, a recomendação de Abel foi que a oficina considere obter o ganho de rentabilidade através da mão de obra (do serviço de instalação daquela peça), inclusive podendo orientar o próprio cliente a comprar aquela peça específica diretamente na concessionária.</w:t>
      </w:r>
    </w:p>
    <w:p w:rsidR="00A20448" w:rsidRDefault="00000000" w14:paraId="3B9BC91F" w14:textId="53D4923A">
      <w:pPr>
        <w:spacing w:after="140"/>
      </w:pPr>
      <w:r w:rsidR="09E33959">
        <w:rPr/>
        <w:t>No quiz, essa lógica foi implementada com três faixas sobre o percentual informado: 1</w:t>
      </w:r>
      <w:r w:rsidR="59A6E2EA">
        <w:rPr/>
        <w:t>0</w:t>
      </w:r>
      <w:r w:rsidR="09E33959">
        <w:rPr/>
        <w:t>0% ou mais é considerado "Bom"; entre 60% e 99% é considerado "Mediano"; abaixo de 60% é considerado "Atenção". Em todas as faixas, o texto final menciona as duas exceções, para que o cliente entenda que o número informado é uma média e que a estratégia de precificação deve variar por tipo de peça.</w:t>
      </w:r>
    </w:p>
    <w:p w:rsidR="00A20448" w:rsidRDefault="00000000" w14:paraId="627F7065" w14:textId="2560DBB6">
      <w:pPr>
        <w:pStyle w:val="Ttulo2"/>
        <w:spacing w:before="280" w:after="120"/>
      </w:pPr>
      <w:r w:rsidR="09E33959">
        <w:rPr/>
        <w:t xml:space="preserve"> Pergunta 4 — Reserva de caixa</w:t>
      </w:r>
    </w:p>
    <w:p w:rsidR="00A20448" w:rsidRDefault="00000000" w14:paraId="4E07AD21" w14:textId="77777777">
      <w:pPr>
        <w:spacing w:after="100"/>
      </w:pPr>
      <w:r>
        <w:rPr>
          <w:b/>
          <w:bCs/>
        </w:rPr>
        <w:t>Enunciado: "Com o que tem em caixa, a oficina consegue se sustentar por quanto tempo com as portas fechadas?"</w:t>
      </w:r>
    </w:p>
    <w:p w:rsidR="00A20448" w:rsidRDefault="00000000" w14:paraId="1789AE0C" w14:textId="77777777">
      <w:pPr>
        <w:spacing w:after="140"/>
      </w:pPr>
      <w:r>
        <w:t>Modelo de resposta: A) 1 mês; B) 2 meses ou mais; C) sem caixa.</w:t>
      </w:r>
    </w:p>
    <w:p w:rsidR="00A20448" w:rsidRDefault="00000000" w14:paraId="17E6BAC8" w14:textId="77777777">
      <w:pPr>
        <w:spacing w:after="140"/>
      </w:pPr>
      <w:r>
        <w:t xml:space="preserve">Na reunião, a pergunta original discutida por Abel era binária ("ao final de cada mês, sua empresa fecha o caixa com o faturamento dela? sim ou não"), mas foi adaptada pela equipe para o formato de faixas de tempo de sustentação, </w:t>
      </w:r>
      <w:proofErr w:type="gramStart"/>
      <w:r>
        <w:t>mantendo a mesma</w:t>
      </w:r>
      <w:proofErr w:type="gramEnd"/>
      <w:r>
        <w:t xml:space="preserve"> intenção de negócio: avaliar a saúde do caixa da oficina. Abel foi enfático ao dizer que essa pergunta deveria estar diretamente associada à Pergunta 5 (antecipação de cartão de crédito), pois as duas juntas formam o indicador de "caixa saudável".</w:t>
      </w:r>
    </w:p>
    <w:p w:rsidR="00A20448" w:rsidRDefault="00000000" w14:paraId="09985BE2" w14:textId="77777777">
      <w:pPr>
        <w:spacing w:after="140"/>
      </w:pPr>
      <w:r>
        <w:t>Regra combinada definida na reunião: se a oficina tiver reserva de caixa de 2 meses ou mais E não fizer antecipação de cartão de crédito, o sistema deve parabenizar o respondente, informando que a oficina está entre as oficinas com "caixa saudável" do país — Abel usou como referência que esse patamar representa cerca de 5% das oficinas do país. Se qualquer uma das duas condições não for atendida, o sistema deve orientar sobre a necessidade de trabalhar a gestão de fluxo de caixa.</w:t>
      </w:r>
    </w:p>
    <w:p w:rsidR="00A20448" w:rsidRDefault="00000000" w14:paraId="35099CAF" w14:textId="75D12EC2">
      <w:pPr>
        <w:pStyle w:val="Ttulo2"/>
        <w:spacing w:before="280" w:after="120"/>
      </w:pPr>
      <w:r w:rsidR="09E33959">
        <w:rPr/>
        <w:t xml:space="preserve"> Pergunta 5 — Antecipação de cartão de crédito</w:t>
      </w:r>
    </w:p>
    <w:p w:rsidR="00A20448" w:rsidRDefault="00000000" w14:paraId="4CCCA629" w14:textId="77777777">
      <w:pPr>
        <w:spacing w:after="100"/>
      </w:pPr>
      <w:r>
        <w:rPr>
          <w:b/>
          <w:bCs/>
        </w:rPr>
        <w:t>Enunciado: "É feita a antecipação do cartão de crédito?"</w:t>
      </w:r>
    </w:p>
    <w:p w:rsidR="00A20448" w:rsidRDefault="00000000" w14:paraId="620F62C3" w14:textId="77777777">
      <w:pPr>
        <w:spacing w:after="140"/>
      </w:pPr>
      <w:r>
        <w:t>Modelo de resposta: A) Sim; B) Não.</w:t>
      </w:r>
    </w:p>
    <w:p w:rsidR="00A20448" w:rsidRDefault="00000000" w14:paraId="034CB3F3" w14:textId="77777777">
      <w:pPr>
        <w:spacing w:after="140"/>
      </w:pPr>
      <w:r>
        <w:t>Este foi um ponto de bastante profundidade na fala de Abel Rosa. Segundo ele, antecipar cartão de crédito não é uma prática financeiramente saudável para uma oficina, embora seja comum, especialmente em negócios ainda em fase inicial (quando o capital de giro pode legitimamente vir de terceiros). A partir de aproximadamente 5 anos de operação, a expectativa é que a oficina já tenha desenvolvido capital de giro próprio, deixando de depender de antecipação.</w:t>
      </w:r>
    </w:p>
    <w:p w:rsidR="00A20448" w:rsidRDefault="00000000" w14:paraId="30A03457" w14:textId="77777777">
      <w:pPr>
        <w:spacing w:after="140"/>
      </w:pPr>
      <w:r w:rsidR="09E33959">
        <w:rPr/>
        <w:t xml:space="preserve">Os benefícios citados por Abel para quem NÃO antecipa cartão incluem: (1) potencial de aumentar em até 10% a lucratividade da empresa através de operações financeiras, já que a própria oficina passa a financiar o cliente; (2) segurança operacional de ter recebíveis programados para até 12 meses à frente da data atual; e (3) a possibilidade de a empresa fechar as portas durante períodos de férias coletivas (datas festivas, por exemplo) sem que isso afete significativamente o caixa da </w:t>
      </w:r>
      <w:r w:rsidR="09E33959">
        <w:rPr/>
        <w:t>empresa — o que Abel classificou como uma estratégia de governança empresarial e uma das melhores práticas de mercado em gestão de fluxo de caixa.</w:t>
      </w:r>
    </w:p>
    <w:p w:rsidR="00A20448" w:rsidP="57135B26" w:rsidRDefault="00000000" w14:paraId="2B557D62" w14:textId="672C2361">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22444B07">
        <w:rPr>
          <w:rFonts w:ascii="Times New Roman" w:hAnsi="Times New Roman" w:eastAsia="Times New Roman" w:cs="Times New Roman"/>
          <w:noProof w:val="0"/>
          <w:color w:val="FF0000"/>
          <w:sz w:val="20"/>
          <w:szCs w:val="20"/>
          <w:lang w:val="pt-BR"/>
        </w:rPr>
        <w:t xml:space="preserve">Para a resposta </w:t>
      </w:r>
      <w:r w:rsidRPr="57135B26" w:rsidR="22444B07">
        <w:rPr>
          <w:rFonts w:ascii="Times New Roman" w:hAnsi="Times New Roman" w:eastAsia="Times New Roman" w:cs="Times New Roman"/>
          <w:b w:val="1"/>
          <w:bCs w:val="1"/>
          <w:noProof w:val="0"/>
          <w:color w:val="FF0000"/>
          <w:sz w:val="20"/>
          <w:szCs w:val="20"/>
          <w:lang w:val="pt-BR"/>
        </w:rPr>
        <w:t>“Não”</w:t>
      </w:r>
      <w:r w:rsidRPr="57135B26" w:rsidR="22444B07">
        <w:rPr>
          <w:rFonts w:ascii="Times New Roman" w:hAnsi="Times New Roman" w:eastAsia="Times New Roman" w:cs="Times New Roman"/>
          <w:noProof w:val="0"/>
          <w:color w:val="FF0000"/>
          <w:sz w:val="20"/>
          <w:szCs w:val="20"/>
          <w:lang w:val="pt-BR"/>
        </w:rPr>
        <w:t xml:space="preserve">, o texto deve parabenizar a oficina por manter seus recebíveis programados e destacar que essa prática contribui para uma </w:t>
      </w:r>
      <w:r w:rsidRPr="57135B26" w:rsidR="22444B07">
        <w:rPr>
          <w:rFonts w:ascii="Times New Roman" w:hAnsi="Times New Roman" w:eastAsia="Times New Roman" w:cs="Times New Roman"/>
          <w:b w:val="1"/>
          <w:bCs w:val="1"/>
          <w:noProof w:val="0"/>
          <w:color w:val="FF0000"/>
          <w:sz w:val="20"/>
          <w:szCs w:val="20"/>
          <w:lang w:val="pt-BR"/>
        </w:rPr>
        <w:t>gestão mais estruturada do fluxo de caixa e do capital de giro</w:t>
      </w:r>
      <w:r w:rsidRPr="57135B26" w:rsidR="22444B07">
        <w:rPr>
          <w:rFonts w:ascii="Times New Roman" w:hAnsi="Times New Roman" w:eastAsia="Times New Roman" w:cs="Times New Roman"/>
          <w:noProof w:val="0"/>
          <w:color w:val="FF0000"/>
          <w:sz w:val="20"/>
          <w:szCs w:val="20"/>
          <w:lang w:val="pt-BR"/>
        </w:rPr>
        <w:t>.</w:t>
      </w:r>
    </w:p>
    <w:p w:rsidR="00A20448" w:rsidP="57135B26" w:rsidRDefault="00000000" w14:paraId="35962795" w14:textId="025A5449">
      <w:pPr>
        <w:spacing w:before="240" w:beforeAutospacing="off" w:after="240" w:afterAutospacing="off"/>
      </w:pPr>
      <w:r w:rsidRPr="57135B26" w:rsidR="22444B07">
        <w:rPr>
          <w:rFonts w:ascii="Times New Roman" w:hAnsi="Times New Roman" w:eastAsia="Times New Roman" w:cs="Times New Roman"/>
          <w:noProof w:val="0"/>
          <w:color w:val="FF0000"/>
          <w:sz w:val="20"/>
          <w:szCs w:val="20"/>
          <w:lang w:val="pt-BR"/>
        </w:rPr>
        <w:t>Ao manter os recebimentos futuros do cartão, a oficina constrói uma carteira de recebíveis que pode proporcionar maior previsibilidade financeira para os meses seguintes. Além disso, a empresa deixa de antecipar recursos pagando taxas para recebê-los antes do prazo e passa a utilizar o próprio prazo concedido ao cliente como parte de sua estratégia financeira.</w:t>
      </w:r>
      <w:r w:rsidRPr="57135B26" w:rsidR="2B7E8EA3">
        <w:rPr>
          <w:rFonts w:ascii="Times New Roman" w:hAnsi="Times New Roman" w:eastAsia="Times New Roman" w:cs="Times New Roman"/>
          <w:noProof w:val="0"/>
          <w:color w:val="FF0000"/>
          <w:sz w:val="20"/>
          <w:szCs w:val="20"/>
          <w:lang w:val="pt-BR"/>
        </w:rPr>
        <w:t xml:space="preserve"> </w:t>
      </w:r>
    </w:p>
    <w:p w:rsidR="00A20448" w:rsidP="57135B26" w:rsidRDefault="00000000" w14:paraId="17A60454" w14:textId="685BD672">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22444B07">
        <w:rPr>
          <w:rFonts w:ascii="Times New Roman" w:hAnsi="Times New Roman" w:eastAsia="Times New Roman" w:cs="Times New Roman"/>
          <w:noProof w:val="0"/>
          <w:color w:val="FF0000"/>
          <w:sz w:val="20"/>
          <w:szCs w:val="20"/>
          <w:lang w:val="pt-BR"/>
        </w:rPr>
        <w:t xml:space="preserve">Essa estrutura pode gerar oportunidades importantes, como </w:t>
      </w:r>
      <w:r w:rsidRPr="57135B26" w:rsidR="22444B07">
        <w:rPr>
          <w:rFonts w:ascii="Times New Roman" w:hAnsi="Times New Roman" w:eastAsia="Times New Roman" w:cs="Times New Roman"/>
          <w:b w:val="1"/>
          <w:bCs w:val="1"/>
          <w:noProof w:val="0"/>
          <w:color w:val="FF0000"/>
          <w:sz w:val="20"/>
          <w:szCs w:val="20"/>
          <w:lang w:val="pt-BR"/>
        </w:rPr>
        <w:t>maior retenção da margem financeira</w:t>
      </w:r>
      <w:r w:rsidRPr="57135B26" w:rsidR="22444B07">
        <w:rPr>
          <w:rFonts w:ascii="Times New Roman" w:hAnsi="Times New Roman" w:eastAsia="Times New Roman" w:cs="Times New Roman"/>
          <w:noProof w:val="0"/>
          <w:color w:val="FF0000"/>
          <w:sz w:val="20"/>
          <w:szCs w:val="20"/>
          <w:lang w:val="pt-BR"/>
        </w:rPr>
        <w:t>, formação e fortalecimento do capital de giro e maior segurança para períodos de menor movimentação. Em uma oficina com capital de giro próprio estruturado, manter os recebíveis futuros também pode contribuir para que períodos de férias coletivas ou redução temporária da operação sejam atravessados com menor pressão sobre o caixa.</w:t>
      </w:r>
    </w:p>
    <w:p w:rsidR="00A20448" w:rsidP="57135B26" w:rsidRDefault="00000000" w14:paraId="58860D0E" w14:textId="0B917150">
      <w:pPr>
        <w:spacing w:before="240" w:beforeAutospacing="off" w:after="240" w:afterAutospacing="off"/>
        <w:rPr>
          <w:rFonts w:ascii="Times New Roman" w:hAnsi="Times New Roman" w:eastAsia="Times New Roman" w:cs="Times New Roman"/>
          <w:b w:val="1"/>
          <w:bCs w:val="1"/>
          <w:noProof w:val="0"/>
          <w:color w:val="FF0000"/>
          <w:sz w:val="20"/>
          <w:szCs w:val="20"/>
          <w:lang w:val="pt-BR"/>
        </w:rPr>
      </w:pPr>
      <w:r w:rsidRPr="57135B26" w:rsidR="22444B07">
        <w:rPr>
          <w:rFonts w:ascii="Times New Roman" w:hAnsi="Times New Roman" w:eastAsia="Times New Roman" w:cs="Times New Roman"/>
          <w:b w:val="1"/>
          <w:bCs w:val="1"/>
          <w:noProof w:val="0"/>
          <w:color w:val="FF0000"/>
          <w:sz w:val="20"/>
          <w:szCs w:val="20"/>
          <w:lang w:val="pt-BR"/>
        </w:rPr>
        <w:t xml:space="preserve">Na visão da </w:t>
      </w:r>
      <w:r w:rsidRPr="57135B26" w:rsidR="22444B07">
        <w:rPr>
          <w:rFonts w:ascii="Times New Roman" w:hAnsi="Times New Roman" w:eastAsia="Times New Roman" w:cs="Times New Roman"/>
          <w:b w:val="1"/>
          <w:bCs w:val="1"/>
          <w:noProof w:val="0"/>
          <w:color w:val="FF0000"/>
          <w:sz w:val="20"/>
          <w:szCs w:val="20"/>
          <w:lang w:val="pt-BR"/>
        </w:rPr>
        <w:t>Cambel</w:t>
      </w:r>
      <w:r w:rsidRPr="57135B26" w:rsidR="22444B07">
        <w:rPr>
          <w:rFonts w:ascii="Times New Roman" w:hAnsi="Times New Roman" w:eastAsia="Times New Roman" w:cs="Times New Roman"/>
          <w:b w:val="1"/>
          <w:bCs w:val="1"/>
          <w:noProof w:val="0"/>
          <w:color w:val="FF0000"/>
          <w:sz w:val="20"/>
          <w:szCs w:val="20"/>
          <w:lang w:val="pt-BR"/>
        </w:rPr>
        <w:t>, receber hoje</w:t>
      </w:r>
      <w:r w:rsidRPr="57135B26" w:rsidR="5C9DF433">
        <w:rPr>
          <w:rFonts w:ascii="Times New Roman" w:hAnsi="Times New Roman" w:eastAsia="Times New Roman" w:cs="Times New Roman"/>
          <w:b w:val="1"/>
          <w:bCs w:val="1"/>
          <w:noProof w:val="0"/>
          <w:color w:val="FF0000"/>
          <w:sz w:val="20"/>
          <w:szCs w:val="20"/>
          <w:lang w:val="pt-BR"/>
        </w:rPr>
        <w:t xml:space="preserve"> não </w:t>
      </w:r>
      <w:r w:rsidRPr="57135B26" w:rsidR="22444B07">
        <w:rPr>
          <w:rFonts w:ascii="Times New Roman" w:hAnsi="Times New Roman" w:eastAsia="Times New Roman" w:cs="Times New Roman"/>
          <w:b w:val="1"/>
          <w:bCs w:val="1"/>
          <w:noProof w:val="0"/>
          <w:color w:val="FF0000"/>
          <w:sz w:val="20"/>
          <w:szCs w:val="20"/>
          <w:lang w:val="pt-BR"/>
        </w:rPr>
        <w:t>e s</w:t>
      </w:r>
      <w:r w:rsidRPr="57135B26" w:rsidR="17527A60">
        <w:rPr>
          <w:rFonts w:ascii="Times New Roman" w:hAnsi="Times New Roman" w:eastAsia="Times New Roman" w:cs="Times New Roman"/>
          <w:b w:val="1"/>
          <w:bCs w:val="1"/>
          <w:noProof w:val="0"/>
          <w:color w:val="FF0000"/>
          <w:sz w:val="20"/>
          <w:szCs w:val="20"/>
          <w:lang w:val="pt-BR"/>
        </w:rPr>
        <w:t>ignifica melhor fluxo</w:t>
      </w:r>
      <w:r w:rsidRPr="57135B26" w:rsidR="22444B07">
        <w:rPr>
          <w:rFonts w:ascii="Times New Roman" w:hAnsi="Times New Roman" w:eastAsia="Times New Roman" w:cs="Times New Roman"/>
          <w:b w:val="1"/>
          <w:bCs w:val="1"/>
          <w:noProof w:val="0"/>
          <w:color w:val="FF0000"/>
          <w:sz w:val="20"/>
          <w:szCs w:val="20"/>
          <w:lang w:val="pt-BR"/>
        </w:rPr>
        <w:t xml:space="preserve">. Em uma operação financeiramente estruturada, saber esperar o recebimento </w:t>
      </w:r>
      <w:r w:rsidRPr="57135B26" w:rsidR="22444B07">
        <w:rPr>
          <w:rFonts w:ascii="Times New Roman" w:hAnsi="Times New Roman" w:eastAsia="Times New Roman" w:cs="Times New Roman"/>
          <w:b w:val="1"/>
          <w:bCs w:val="1"/>
          <w:noProof w:val="0"/>
          <w:color w:val="FF0000"/>
          <w:sz w:val="20"/>
          <w:szCs w:val="20"/>
          <w:lang w:val="pt-BR"/>
        </w:rPr>
        <w:t xml:space="preserve"> </w:t>
      </w:r>
      <w:ins w:author="Abel Rosa" w:date="2026-08-26T18:22:17.976Z" w16du:dateUtc="2026-08-26T18:22:17.976Z" w:id="1748724890">
        <w:r w:rsidRPr="57135B26" w:rsidR="731B7561">
          <w:rPr>
            <w:rFonts w:ascii="Times New Roman" w:hAnsi="Times New Roman" w:eastAsia="Times New Roman" w:cs="Times New Roman"/>
            <w:b w:val="1"/>
            <w:bCs w:val="1"/>
            <w:noProof w:val="0"/>
            <w:color w:val="FF0000"/>
            <w:sz w:val="20"/>
            <w:szCs w:val="20"/>
            <w:lang w:val="pt-BR"/>
          </w:rPr>
          <w:t xml:space="preserve">é </w:t>
        </w:r>
      </w:ins>
      <w:r w:rsidRPr="57135B26" w:rsidR="22444B07">
        <w:rPr>
          <w:rFonts w:ascii="Times New Roman" w:hAnsi="Times New Roman" w:eastAsia="Times New Roman" w:cs="Times New Roman"/>
          <w:b w:val="1"/>
          <w:bCs w:val="1"/>
          <w:noProof w:val="0"/>
          <w:color w:val="FF0000"/>
          <w:sz w:val="20"/>
          <w:szCs w:val="20"/>
          <w:lang w:val="pt-BR"/>
        </w:rPr>
        <w:t>uma estratégia de geração de resultado.</w:t>
      </w:r>
    </w:p>
    <w:p w:rsidR="00A20448" w:rsidP="57135B26" w:rsidRDefault="00000000" w14:paraId="1839BBC4" w14:textId="5A6A5919">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10773E93">
        <w:rPr>
          <w:rFonts w:ascii="Times New Roman" w:hAnsi="Times New Roman" w:eastAsia="Times New Roman" w:cs="Times New Roman"/>
          <w:noProof w:val="0"/>
          <w:color w:val="FF0000"/>
          <w:sz w:val="20"/>
          <w:szCs w:val="20"/>
          <w:lang w:val="pt-BR"/>
        </w:rPr>
        <w:t xml:space="preserve">Para a resposta </w:t>
      </w:r>
      <w:r w:rsidRPr="57135B26" w:rsidR="10773E93">
        <w:rPr>
          <w:rFonts w:ascii="Times New Roman" w:hAnsi="Times New Roman" w:eastAsia="Times New Roman" w:cs="Times New Roman"/>
          <w:b w:val="1"/>
          <w:bCs w:val="1"/>
          <w:noProof w:val="0"/>
          <w:color w:val="FF0000"/>
          <w:sz w:val="20"/>
          <w:szCs w:val="20"/>
          <w:lang w:val="pt-BR"/>
        </w:rPr>
        <w:t>“Sim”</w:t>
      </w:r>
      <w:r w:rsidRPr="57135B26" w:rsidR="10773E93">
        <w:rPr>
          <w:rFonts w:ascii="Times New Roman" w:hAnsi="Times New Roman" w:eastAsia="Times New Roman" w:cs="Times New Roman"/>
          <w:noProof w:val="0"/>
          <w:color w:val="FF0000"/>
          <w:sz w:val="20"/>
          <w:szCs w:val="20"/>
          <w:lang w:val="pt-BR"/>
        </w:rPr>
        <w:t xml:space="preserve">, o texto deve apresentar um alerta para que a oficina avalie o impacto financeiro da antecipação de recebíveis e, principalmente, </w:t>
      </w:r>
      <w:r w:rsidRPr="57135B26" w:rsidR="10773E93">
        <w:rPr>
          <w:rFonts w:ascii="Times New Roman" w:hAnsi="Times New Roman" w:eastAsia="Times New Roman" w:cs="Times New Roman"/>
          <w:b w:val="1"/>
          <w:bCs w:val="1"/>
          <w:noProof w:val="0"/>
          <w:color w:val="FF0000"/>
          <w:sz w:val="20"/>
          <w:szCs w:val="20"/>
          <w:lang w:val="pt-BR"/>
        </w:rPr>
        <w:t>por que essa antecipação está sendo necessária</w:t>
      </w:r>
      <w:r w:rsidRPr="57135B26" w:rsidR="10773E93">
        <w:rPr>
          <w:rFonts w:ascii="Times New Roman" w:hAnsi="Times New Roman" w:eastAsia="Times New Roman" w:cs="Times New Roman"/>
          <w:noProof w:val="0"/>
          <w:color w:val="FF0000"/>
          <w:sz w:val="20"/>
          <w:szCs w:val="20"/>
          <w:lang w:val="pt-BR"/>
        </w:rPr>
        <w:t>.</w:t>
      </w:r>
    </w:p>
    <w:p w:rsidR="00A20448" w:rsidP="57135B26" w:rsidRDefault="00000000" w14:paraId="39D3339B" w14:textId="086066AB">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10773E93">
        <w:rPr>
          <w:rFonts w:ascii="Times New Roman" w:hAnsi="Times New Roman" w:eastAsia="Times New Roman" w:cs="Times New Roman"/>
          <w:noProof w:val="0"/>
          <w:color w:val="FF0000"/>
          <w:sz w:val="20"/>
          <w:szCs w:val="20"/>
          <w:lang w:val="pt-BR"/>
        </w:rPr>
        <w:t>A antecipação pode ser uma ferramenta útil quando existe uma necessidade pontual de caixa, mas, quando se torna recorrente, pode indicar uma dependência de capital de terceiros para financiar a operação. Nesse cenário, parte da margem gerada pela oficina é direcionada ao custo financeiro da antecipação, reduzindo o resultado que poderia permanecer na própria empresa.</w:t>
      </w:r>
    </w:p>
    <w:p w:rsidR="00A20448" w:rsidP="57135B26" w:rsidRDefault="00000000" w14:paraId="3B5B4414" w14:textId="0245F07B">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10773E93">
        <w:rPr>
          <w:rFonts w:ascii="Times New Roman" w:hAnsi="Times New Roman" w:eastAsia="Times New Roman" w:cs="Times New Roman"/>
          <w:noProof w:val="0"/>
          <w:color w:val="FF0000"/>
          <w:sz w:val="20"/>
          <w:szCs w:val="20"/>
          <w:lang w:val="pt-BR"/>
        </w:rPr>
        <w:t xml:space="preserve">Para oficinas com </w:t>
      </w:r>
      <w:r w:rsidRPr="57135B26" w:rsidR="10773E93">
        <w:rPr>
          <w:rFonts w:ascii="Times New Roman" w:hAnsi="Times New Roman" w:eastAsia="Times New Roman" w:cs="Times New Roman"/>
          <w:b w:val="1"/>
          <w:bCs w:val="1"/>
          <w:noProof w:val="0"/>
          <w:color w:val="FF0000"/>
          <w:sz w:val="20"/>
          <w:szCs w:val="20"/>
          <w:lang w:val="pt-BR"/>
        </w:rPr>
        <w:t xml:space="preserve">até </w:t>
      </w:r>
      <w:r w:rsidRPr="57135B26" w:rsidR="10773E93">
        <w:rPr>
          <w:rFonts w:ascii="Times New Roman" w:hAnsi="Times New Roman" w:eastAsia="Times New Roman" w:cs="Times New Roman"/>
          <w:b w:val="1"/>
          <w:bCs w:val="1"/>
          <w:noProof w:val="0"/>
          <w:color w:val="FF0000"/>
          <w:sz w:val="20"/>
          <w:szCs w:val="20"/>
          <w:lang w:val="pt-BR"/>
        </w:rPr>
        <w:t xml:space="preserve"> 5 anos de operação</w:t>
      </w:r>
      <w:r w:rsidRPr="57135B26" w:rsidR="10773E93">
        <w:rPr>
          <w:rFonts w:ascii="Times New Roman" w:hAnsi="Times New Roman" w:eastAsia="Times New Roman" w:cs="Times New Roman"/>
          <w:noProof w:val="0"/>
          <w:color w:val="FF0000"/>
          <w:sz w:val="20"/>
          <w:szCs w:val="20"/>
          <w:lang w:val="pt-BR"/>
        </w:rPr>
        <w:t xml:space="preserve">, a antecipação pode fazer parte de uma estratégia de </w:t>
      </w:r>
      <w:r w:rsidRPr="57135B26" w:rsidR="10773E93">
        <w:rPr>
          <w:rFonts w:ascii="Times New Roman" w:hAnsi="Times New Roman" w:eastAsia="Times New Roman" w:cs="Times New Roman"/>
          <w:b w:val="1"/>
          <w:bCs w:val="1"/>
          <w:noProof w:val="0"/>
          <w:color w:val="FF0000"/>
          <w:sz w:val="20"/>
          <w:szCs w:val="20"/>
          <w:lang w:val="pt-BR"/>
        </w:rPr>
        <w:t>estruturação ou reestruturação financeira</w:t>
      </w:r>
      <w:r w:rsidRPr="57135B26" w:rsidR="10773E93">
        <w:rPr>
          <w:rFonts w:ascii="Times New Roman" w:hAnsi="Times New Roman" w:eastAsia="Times New Roman" w:cs="Times New Roman"/>
          <w:noProof w:val="0"/>
          <w:color w:val="FF0000"/>
          <w:sz w:val="20"/>
          <w:szCs w:val="20"/>
          <w:lang w:val="pt-BR"/>
        </w:rPr>
        <w:t xml:space="preserve">, especialmente enquanto a empresa ainda está formando seu próprio capital de giro. Nesse estágio, utilizar recursos de terceiros de forma planejada pode ser uma alternativa para sustentar a operação, organizar o fluxo de caixa e permitir o crescimento do negócio. O ponto de atenção está em fazer com que essa ferramenta seja utilizada como </w:t>
      </w:r>
      <w:r w:rsidRPr="57135B26" w:rsidR="10773E93">
        <w:rPr>
          <w:rFonts w:ascii="Times New Roman" w:hAnsi="Times New Roman" w:eastAsia="Times New Roman" w:cs="Times New Roman"/>
          <w:b w:val="1"/>
          <w:bCs w:val="1"/>
          <w:noProof w:val="0"/>
          <w:color w:val="FF0000"/>
          <w:sz w:val="20"/>
          <w:szCs w:val="20"/>
          <w:lang w:val="pt-BR"/>
        </w:rPr>
        <w:t>estratégia de transição</w:t>
      </w:r>
      <w:r w:rsidRPr="57135B26" w:rsidR="10773E93">
        <w:rPr>
          <w:rFonts w:ascii="Times New Roman" w:hAnsi="Times New Roman" w:eastAsia="Times New Roman" w:cs="Times New Roman"/>
          <w:noProof w:val="0"/>
          <w:color w:val="FF0000"/>
          <w:sz w:val="20"/>
          <w:szCs w:val="20"/>
          <w:lang w:val="pt-BR"/>
        </w:rPr>
        <w:t>, e não como uma dependência permanente da empresa.</w:t>
      </w:r>
    </w:p>
    <w:p w:rsidR="00A20448" w:rsidP="57135B26" w:rsidRDefault="00000000" w14:paraId="3D6EF43A" w14:textId="361C8DFB">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10773E93">
        <w:rPr>
          <w:rFonts w:ascii="Times New Roman" w:hAnsi="Times New Roman" w:eastAsia="Times New Roman" w:cs="Times New Roman"/>
          <w:noProof w:val="0"/>
          <w:color w:val="FF0000"/>
          <w:sz w:val="20"/>
          <w:szCs w:val="20"/>
          <w:lang w:val="pt-BR"/>
        </w:rPr>
        <w:t xml:space="preserve">Para oficinas com </w:t>
      </w:r>
      <w:r w:rsidRPr="57135B26" w:rsidR="4A875CCD">
        <w:rPr>
          <w:rFonts w:ascii="Times New Roman" w:hAnsi="Times New Roman" w:eastAsia="Times New Roman" w:cs="Times New Roman"/>
          <w:noProof w:val="0"/>
          <w:color w:val="FF0000"/>
          <w:sz w:val="20"/>
          <w:szCs w:val="20"/>
          <w:lang w:val="pt-BR"/>
        </w:rPr>
        <w:t>mais de 5 anos</w:t>
      </w:r>
      <w:r w:rsidRPr="57135B26" w:rsidR="10773E93">
        <w:rPr>
          <w:rFonts w:ascii="Times New Roman" w:hAnsi="Times New Roman" w:eastAsia="Times New Roman" w:cs="Times New Roman"/>
          <w:noProof w:val="0"/>
          <w:color w:val="FF0000"/>
          <w:sz w:val="20"/>
          <w:szCs w:val="20"/>
          <w:lang w:val="pt-BR"/>
        </w:rPr>
        <w:t xml:space="preserve"> de operação e estrutura financeira já consolidada, a </w:t>
      </w:r>
      <w:r w:rsidRPr="57135B26" w:rsidR="10773E93">
        <w:rPr>
          <w:rFonts w:ascii="Times New Roman" w:hAnsi="Times New Roman" w:eastAsia="Times New Roman" w:cs="Times New Roman"/>
          <w:noProof w:val="0"/>
          <w:color w:val="FF0000"/>
          <w:sz w:val="20"/>
          <w:szCs w:val="20"/>
          <w:lang w:val="pt-BR"/>
        </w:rPr>
        <w:t>Cambel</w:t>
      </w:r>
      <w:r w:rsidRPr="57135B26" w:rsidR="10773E93">
        <w:rPr>
          <w:rFonts w:ascii="Times New Roman" w:hAnsi="Times New Roman" w:eastAsia="Times New Roman" w:cs="Times New Roman"/>
          <w:noProof w:val="0"/>
          <w:color w:val="FF0000"/>
          <w:sz w:val="20"/>
          <w:szCs w:val="20"/>
          <w:lang w:val="pt-BR"/>
        </w:rPr>
        <w:t xml:space="preserve"> recomenda avaliar a possibilidade de </w:t>
      </w:r>
      <w:r w:rsidRPr="57135B26" w:rsidR="10773E93">
        <w:rPr>
          <w:rFonts w:ascii="Times New Roman" w:hAnsi="Times New Roman" w:eastAsia="Times New Roman" w:cs="Times New Roman"/>
          <w:b w:val="1"/>
          <w:bCs w:val="1"/>
          <w:noProof w:val="0"/>
          <w:color w:val="FF0000"/>
          <w:sz w:val="20"/>
          <w:szCs w:val="20"/>
          <w:lang w:val="pt-BR"/>
        </w:rPr>
        <w:t>fortalecer o capital de giro próprio e reduzir gradualmente a dependência da antecipação</w:t>
      </w:r>
      <w:r w:rsidRPr="57135B26" w:rsidR="10773E93">
        <w:rPr>
          <w:rFonts w:ascii="Times New Roman" w:hAnsi="Times New Roman" w:eastAsia="Times New Roman" w:cs="Times New Roman"/>
          <w:noProof w:val="0"/>
          <w:color w:val="FF0000"/>
          <w:sz w:val="20"/>
          <w:szCs w:val="20"/>
          <w:lang w:val="pt-BR"/>
        </w:rPr>
        <w:t>, preservando os recebíveis futuros como uma reserva financeira programada.</w:t>
      </w:r>
    </w:p>
    <w:p w:rsidR="00A20448" w:rsidP="57135B26" w:rsidRDefault="00000000" w14:paraId="04049D2E" w14:textId="67E46A38">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10773E93">
        <w:rPr>
          <w:rFonts w:ascii="Times New Roman" w:hAnsi="Times New Roman" w:eastAsia="Times New Roman" w:cs="Times New Roman"/>
          <w:noProof w:val="0"/>
          <w:color w:val="FF0000"/>
          <w:sz w:val="20"/>
          <w:szCs w:val="20"/>
          <w:lang w:val="pt-BR"/>
        </w:rPr>
        <w:t xml:space="preserve">Essa mudança pode trazer três ganhos importantes: </w:t>
      </w:r>
      <w:r w:rsidRPr="57135B26" w:rsidR="10773E93">
        <w:rPr>
          <w:rFonts w:ascii="Times New Roman" w:hAnsi="Times New Roman" w:eastAsia="Times New Roman" w:cs="Times New Roman"/>
          <w:b w:val="1"/>
          <w:bCs w:val="1"/>
          <w:noProof w:val="0"/>
          <w:color w:val="FF0000"/>
          <w:sz w:val="20"/>
          <w:szCs w:val="20"/>
          <w:lang w:val="pt-BR"/>
        </w:rPr>
        <w:t>redução das despesas financeiras, maior previsibilidade do caixa e fortalecimento do capital de giro da empresa</w:t>
      </w:r>
      <w:r w:rsidRPr="57135B26" w:rsidR="10773E93">
        <w:rPr>
          <w:rFonts w:ascii="Times New Roman" w:hAnsi="Times New Roman" w:eastAsia="Times New Roman" w:cs="Times New Roman"/>
          <w:noProof w:val="0"/>
          <w:color w:val="FF0000"/>
          <w:sz w:val="20"/>
          <w:szCs w:val="20"/>
          <w:lang w:val="pt-BR"/>
        </w:rPr>
        <w:t>. Além disso, manter recebíveis programados para os meses seguintes proporciona maior segurança para períodos de menor faturamento ou paralisações planejadas da operação.</w:t>
      </w:r>
    </w:p>
    <w:p w:rsidR="00A20448" w:rsidP="57135B26" w:rsidRDefault="00000000" w14:paraId="79FC3B87" w14:textId="223C2EA6">
      <w:pPr>
        <w:spacing w:before="240" w:beforeAutospacing="off" w:after="240" w:afterAutospacing="off"/>
        <w:rPr>
          <w:rFonts w:ascii="Times New Roman" w:hAnsi="Times New Roman" w:eastAsia="Times New Roman" w:cs="Times New Roman"/>
          <w:b w:val="1"/>
          <w:bCs w:val="1"/>
          <w:noProof w:val="0"/>
          <w:color w:val="FF0000"/>
          <w:sz w:val="20"/>
          <w:szCs w:val="20"/>
          <w:lang w:val="pt-BR"/>
        </w:rPr>
      </w:pPr>
      <w:r w:rsidRPr="57135B26" w:rsidR="10773E93">
        <w:rPr>
          <w:rFonts w:ascii="Times New Roman" w:hAnsi="Times New Roman" w:eastAsia="Times New Roman" w:cs="Times New Roman"/>
          <w:b w:val="1"/>
          <w:bCs w:val="1"/>
          <w:noProof w:val="0"/>
          <w:color w:val="FF0000"/>
          <w:sz w:val="20"/>
          <w:szCs w:val="20"/>
          <w:lang w:val="pt-BR"/>
        </w:rPr>
        <w:t>O objetivo não é simplesmente deixar de antecipar. É fazer com que a oficina tenha caixa suficiente para não precisar antecipar.</w:t>
      </w:r>
    </w:p>
    <w:p w:rsidR="00A20448" w:rsidP="57135B26" w:rsidRDefault="00000000" w14:paraId="414F1F78" w14:textId="010E03CA">
      <w:pPr>
        <w:spacing w:before="240" w:beforeAutospacing="off" w:after="240" w:afterAutospacing="off"/>
        <w:rPr>
          <w:rFonts w:ascii="Times New Roman" w:hAnsi="Times New Roman" w:eastAsia="Times New Roman" w:cs="Times New Roman"/>
          <w:b w:val="1"/>
          <w:bCs w:val="1"/>
          <w:noProof w:val="0"/>
          <w:color w:val="FF0000"/>
          <w:sz w:val="20"/>
          <w:szCs w:val="20"/>
          <w:lang w:val="pt-BR"/>
        </w:rPr>
      </w:pPr>
    </w:p>
    <w:p w:rsidR="00A20448" w:rsidRDefault="00000000" w14:paraId="0D04B6E4" w14:textId="656D973C">
      <w:pPr>
        <w:spacing w:after="140"/>
      </w:pPr>
      <w:r w:rsidR="04D987BE">
        <w:rPr/>
        <w:t>(DATA DE FUNDAÇÃO DA EMPRESA NA TELA INICIAL)</w:t>
      </w:r>
    </w:p>
    <w:p w:rsidR="00A20448" w:rsidRDefault="00A20448" w14:paraId="08E905AC" w14:textId="77777777">
      <w:pPr>
        <w:pBdr>
          <w:bottom w:val="single" w:color="C9C4B4" w:sz="6" w:space="1"/>
        </w:pBdr>
        <w:spacing w:before="200" w:after="200"/>
      </w:pPr>
    </w:p>
    <w:p w:rsidR="00A20448" w:rsidRDefault="00000000" w14:paraId="6E8B5DD7" w14:textId="1A33FB1A">
      <w:pPr>
        <w:pStyle w:val="Ttulo1"/>
        <w:spacing w:before="360" w:after="160"/>
      </w:pPr>
      <w:r w:rsidR="09E33959">
        <w:rPr/>
        <w:t>Categoria Operação</w:t>
      </w:r>
    </w:p>
    <w:p w:rsidR="00A20448" w:rsidRDefault="00000000" w14:paraId="739BF072" w14:textId="77777777">
      <w:pPr>
        <w:spacing w:after="140"/>
      </w:pPr>
      <w:r>
        <w:t>A categoria Operação foi construída em torno de indicadores de capacidade produtiva, controle e boas práticas operacionais dentro da oficina.</w:t>
      </w:r>
    </w:p>
    <w:p w:rsidR="00A20448" w:rsidRDefault="00000000" w14:paraId="4064429F" w14:textId="066CE2CE">
      <w:pPr>
        <w:pStyle w:val="Ttulo2"/>
        <w:spacing w:before="280" w:after="120"/>
      </w:pPr>
      <w:r w:rsidR="09E33959">
        <w:rPr/>
        <w:t xml:space="preserve"> Pergunta 6 — Quantidade de mecânicos</w:t>
      </w:r>
    </w:p>
    <w:p w:rsidR="00A20448" w:rsidRDefault="00000000" w14:paraId="615C9551" w14:textId="69E3565A">
      <w:pPr>
        <w:spacing w:after="100"/>
      </w:pPr>
      <w:r w:rsidRPr="57135B26" w:rsidR="09E33959">
        <w:rPr>
          <w:b w:val="1"/>
          <w:bCs w:val="1"/>
        </w:rPr>
        <w:t xml:space="preserve">Enunciado: </w:t>
      </w:r>
      <w:r w:rsidRPr="57135B26" w:rsidR="359C21FB">
        <w:rPr>
          <w:b w:val="1"/>
          <w:bCs w:val="1"/>
        </w:rPr>
        <w:t>"Quantos mecânicos possuem</w:t>
      </w:r>
      <w:r w:rsidRPr="57135B26" w:rsidR="09E33959">
        <w:rPr>
          <w:b w:val="1"/>
          <w:bCs w:val="1"/>
        </w:rPr>
        <w:t xml:space="preserve"> na operação?"</w:t>
      </w:r>
    </w:p>
    <w:p w:rsidR="00A20448" w:rsidRDefault="00000000" w14:paraId="37D9302C" w14:textId="20FD895E">
      <w:pPr>
        <w:spacing w:after="140"/>
      </w:pPr>
      <w:r w:rsidR="09E33959">
        <w:rPr/>
        <w:t xml:space="preserve">Modelo de resposta: seletor numérico de 1 a 15. </w:t>
      </w:r>
    </w:p>
    <w:p w:rsidR="333BAF0B" w:rsidP="57135B26" w:rsidRDefault="333BAF0B" w14:paraId="252889DA" w14:textId="2F45B04B">
      <w:pPr>
        <w:spacing w:before="240" w:beforeAutospacing="off" w:after="240" w:afterAutospacing="off"/>
      </w:pPr>
      <w:r w:rsidRPr="57135B26" w:rsidR="333BAF0B">
        <w:rPr>
          <w:rFonts w:ascii="Times New Roman" w:hAnsi="Times New Roman" w:eastAsia="Times New Roman" w:cs="Times New Roman"/>
          <w:noProof w:val="0"/>
          <w:sz w:val="20"/>
          <w:szCs w:val="20"/>
          <w:lang w:val="pt-BR"/>
        </w:rPr>
        <w:t xml:space="preserve">A quantidade exata de mecânicos é uma informação fundamental para o diagnóstico gerencial da oficina, pois serve como base para </w:t>
      </w:r>
      <w:r w:rsidRPr="57135B26" w:rsidR="333BAF0B">
        <w:rPr>
          <w:rFonts w:ascii="Times New Roman" w:hAnsi="Times New Roman" w:eastAsia="Times New Roman" w:cs="Times New Roman"/>
          <w:b w:val="1"/>
          <w:bCs w:val="1"/>
          <w:noProof w:val="0"/>
          <w:sz w:val="20"/>
          <w:szCs w:val="20"/>
          <w:lang w:val="pt-BR"/>
        </w:rPr>
        <w:t>cálculos e análises de capacidade produtiva e estrutura operacional</w:t>
      </w:r>
      <w:r w:rsidRPr="57135B26" w:rsidR="333BAF0B">
        <w:rPr>
          <w:rFonts w:ascii="Times New Roman" w:hAnsi="Times New Roman" w:eastAsia="Times New Roman" w:cs="Times New Roman"/>
          <w:noProof w:val="0"/>
          <w:sz w:val="20"/>
          <w:szCs w:val="20"/>
          <w:lang w:val="pt-BR"/>
        </w:rPr>
        <w:t>.</w:t>
      </w:r>
    </w:p>
    <w:p w:rsidR="333BAF0B" w:rsidP="57135B26" w:rsidRDefault="333BAF0B" w14:paraId="1E7E2460" w14:textId="17CFD10F">
      <w:pPr>
        <w:spacing w:before="240" w:beforeAutospacing="off" w:after="240" w:afterAutospacing="off"/>
      </w:pPr>
      <w:r w:rsidRPr="57135B26" w:rsidR="333BAF0B">
        <w:rPr>
          <w:rFonts w:ascii="Times New Roman" w:hAnsi="Times New Roman" w:eastAsia="Times New Roman" w:cs="Times New Roman"/>
          <w:noProof w:val="0"/>
          <w:sz w:val="20"/>
          <w:szCs w:val="20"/>
          <w:lang w:val="pt-BR"/>
        </w:rPr>
        <w:t xml:space="preserve">Esse número será utilizado diretamente em duas análises importantes do Quiz: </w:t>
      </w:r>
      <w:r w:rsidRPr="57135B26" w:rsidR="333BAF0B">
        <w:rPr>
          <w:rFonts w:ascii="Times New Roman" w:hAnsi="Times New Roman" w:eastAsia="Times New Roman" w:cs="Times New Roman"/>
          <w:b w:val="1"/>
          <w:bCs w:val="1"/>
          <w:noProof w:val="0"/>
          <w:sz w:val="20"/>
          <w:szCs w:val="20"/>
          <w:lang w:val="pt-BR"/>
        </w:rPr>
        <w:t>a proporção adequada entre elevadores e mecânicos</w:t>
      </w:r>
      <w:r w:rsidRPr="57135B26" w:rsidR="333BAF0B">
        <w:rPr>
          <w:rFonts w:ascii="Times New Roman" w:hAnsi="Times New Roman" w:eastAsia="Times New Roman" w:cs="Times New Roman"/>
          <w:noProof w:val="0"/>
          <w:sz w:val="20"/>
          <w:szCs w:val="20"/>
          <w:lang w:val="pt-BR"/>
        </w:rPr>
        <w:t xml:space="preserve">, permitindo avaliar a capacidade estrutural da oficina, e o </w:t>
      </w:r>
      <w:r w:rsidRPr="57135B26" w:rsidR="333BAF0B">
        <w:rPr>
          <w:rFonts w:ascii="Times New Roman" w:hAnsi="Times New Roman" w:eastAsia="Times New Roman" w:cs="Times New Roman"/>
          <w:b w:val="1"/>
          <w:bCs w:val="1"/>
          <w:noProof w:val="0"/>
          <w:sz w:val="20"/>
          <w:szCs w:val="20"/>
          <w:lang w:val="pt-BR"/>
        </w:rPr>
        <w:t>faturamento esperado de serviços</w:t>
      </w:r>
      <w:r w:rsidRPr="57135B26" w:rsidR="333BAF0B">
        <w:rPr>
          <w:rFonts w:ascii="Times New Roman" w:hAnsi="Times New Roman" w:eastAsia="Times New Roman" w:cs="Times New Roman"/>
          <w:noProof w:val="0"/>
          <w:sz w:val="20"/>
          <w:szCs w:val="20"/>
          <w:lang w:val="pt-BR"/>
        </w:rPr>
        <w:t>, considerando o potencial produtivo da equipe.</w:t>
      </w:r>
    </w:p>
    <w:p w:rsidR="57135B26" w:rsidP="57135B26" w:rsidRDefault="57135B26" w14:paraId="28ECAC22" w14:textId="70F68E8A">
      <w:pPr>
        <w:spacing w:after="140"/>
      </w:pPr>
    </w:p>
    <w:p w:rsidR="00A20448" w:rsidRDefault="00000000" w14:paraId="2219E978" w14:textId="0E8A9B95">
      <w:pPr>
        <w:pStyle w:val="Ttulo2"/>
        <w:spacing w:before="280" w:after="120"/>
      </w:pPr>
      <w:r w:rsidR="09E33959">
        <w:rPr/>
        <w:t xml:space="preserve"> Pergunta 7 — Tipo de comercialização</w:t>
      </w:r>
    </w:p>
    <w:p w:rsidR="00A20448" w:rsidRDefault="00000000" w14:paraId="571E6022" w14:textId="77777777">
      <w:pPr>
        <w:spacing w:after="100"/>
      </w:pPr>
      <w:r>
        <w:rPr>
          <w:b/>
          <w:bCs/>
        </w:rPr>
        <w:t>Enunciado: "Você vende peças e serviços? Somente serviço?"</w:t>
      </w:r>
    </w:p>
    <w:p w:rsidR="00A20448" w:rsidRDefault="00000000" w14:paraId="435AD364" w14:textId="01C884EF">
      <w:pPr>
        <w:spacing w:after="140"/>
      </w:pPr>
      <w:r w:rsidR="09E33959">
        <w:rPr/>
        <w:t xml:space="preserve">Modelo de resposta: duas alternativas — "peças e serviços" ou "somente serviço". </w:t>
      </w:r>
    </w:p>
    <w:p w:rsidR="09E33959" w:rsidP="57135B26" w:rsidRDefault="09E33959" w14:paraId="03AEF4A8" w14:textId="25586954">
      <w:pPr>
        <w:pStyle w:val="Normal"/>
        <w:suppressLineNumbers w:val="0"/>
        <w:bidi w:val="0"/>
        <w:spacing w:before="0" w:beforeAutospacing="off" w:after="140" w:afterAutospacing="off" w:line="259" w:lineRule="auto"/>
        <w:ind w:left="0" w:right="0"/>
        <w:jc w:val="left"/>
      </w:pPr>
      <w:r w:rsidR="09E33959">
        <w:rPr/>
        <w:t>Essa pergunta não gera, isoladamente, um texto de diagnóstico — ela é usada como filtro/gatilho para o indicador de custo fixo sobre faturamento (Perguntas 1 e 2) e para a validação do cálculo de faturamento esperado (que pressupõe a comercialização combinada de peças e serviços, já que a fórmula de mão de obra representando 40% do faturamento total só é plenamente válida nesse cenário)</w:t>
      </w:r>
      <w:r w:rsidR="5C2028B5">
        <w:rPr/>
        <w:t>.</w:t>
      </w:r>
    </w:p>
    <w:p w:rsidR="6E3384E2" w:rsidP="57135B26" w:rsidRDefault="6E3384E2" w14:paraId="4B41F6A2" w14:textId="62FDEBCA">
      <w:pPr>
        <w:bidi w:val="0"/>
        <w:spacing w:before="240" w:beforeAutospacing="off" w:after="240" w:afterAutospacing="off"/>
        <w:jc w:val="left"/>
        <w:rPr>
          <w:rFonts w:ascii="Times New Roman" w:hAnsi="Times New Roman" w:eastAsia="Times New Roman" w:cs="Times New Roman"/>
          <w:noProof w:val="0"/>
          <w:color w:val="FF0000"/>
          <w:sz w:val="20"/>
          <w:szCs w:val="20"/>
          <w:lang w:val="pt-BR"/>
        </w:rPr>
      </w:pPr>
      <w:r w:rsidRPr="57135B26" w:rsidR="6E3384E2">
        <w:rPr>
          <w:rFonts w:ascii="Times New Roman" w:hAnsi="Times New Roman" w:eastAsia="Times New Roman" w:cs="Times New Roman"/>
          <w:noProof w:val="0"/>
          <w:color w:val="FF0000"/>
          <w:sz w:val="20"/>
          <w:szCs w:val="20"/>
          <w:lang w:val="pt-BR"/>
        </w:rPr>
        <w:t xml:space="preserve">Com base no valor da hora vendida informado pelo cliente, o quiz precisa calcular a </w:t>
      </w:r>
      <w:r w:rsidRPr="57135B26" w:rsidR="6E3384E2">
        <w:rPr>
          <w:rFonts w:ascii="Times New Roman" w:hAnsi="Times New Roman" w:eastAsia="Times New Roman" w:cs="Times New Roman"/>
          <w:b w:val="1"/>
          <w:bCs w:val="1"/>
          <w:noProof w:val="0"/>
          <w:color w:val="FF0000"/>
          <w:sz w:val="20"/>
          <w:szCs w:val="20"/>
          <w:lang w:val="pt-BR"/>
        </w:rPr>
        <w:t>quantidade mínima de horas que a oficina deveria vender</w:t>
      </w:r>
      <w:r w:rsidRPr="57135B26" w:rsidR="6E3384E2">
        <w:rPr>
          <w:rFonts w:ascii="Times New Roman" w:hAnsi="Times New Roman" w:eastAsia="Times New Roman" w:cs="Times New Roman"/>
          <w:noProof w:val="0"/>
          <w:color w:val="FF0000"/>
          <w:sz w:val="20"/>
          <w:szCs w:val="20"/>
          <w:lang w:val="pt-BR"/>
        </w:rPr>
        <w:t xml:space="preserve">, considerando </w:t>
      </w:r>
      <w:r w:rsidRPr="57135B26" w:rsidR="6E3384E2">
        <w:rPr>
          <w:rFonts w:ascii="Times New Roman" w:hAnsi="Times New Roman" w:eastAsia="Times New Roman" w:cs="Times New Roman"/>
          <w:b w:val="1"/>
          <w:bCs w:val="1"/>
          <w:noProof w:val="0"/>
          <w:color w:val="FF0000"/>
          <w:sz w:val="20"/>
          <w:szCs w:val="20"/>
          <w:lang w:val="pt-BR"/>
        </w:rPr>
        <w:t>176 horas por mês para cada mecânico</w:t>
      </w:r>
      <w:r w:rsidRPr="57135B26" w:rsidR="6E3384E2">
        <w:rPr>
          <w:rFonts w:ascii="Times New Roman" w:hAnsi="Times New Roman" w:eastAsia="Times New Roman" w:cs="Times New Roman"/>
          <w:noProof w:val="0"/>
          <w:color w:val="FF0000"/>
          <w:sz w:val="20"/>
          <w:szCs w:val="20"/>
          <w:lang w:val="pt-BR"/>
        </w:rPr>
        <w:t>.</w:t>
      </w:r>
    </w:p>
    <w:p w:rsidR="6E3384E2" w:rsidP="57135B26" w:rsidRDefault="6E3384E2" w14:paraId="063865EB" w14:textId="66285C05">
      <w:pPr>
        <w:bidi w:val="0"/>
        <w:spacing w:before="240" w:beforeAutospacing="off" w:after="240" w:afterAutospacing="off"/>
        <w:jc w:val="left"/>
        <w:rPr>
          <w:rFonts w:ascii="Times New Roman" w:hAnsi="Times New Roman" w:eastAsia="Times New Roman" w:cs="Times New Roman"/>
          <w:noProof w:val="0"/>
          <w:color w:val="FF0000"/>
          <w:sz w:val="20"/>
          <w:szCs w:val="20"/>
          <w:lang w:val="pt-BR"/>
        </w:rPr>
      </w:pPr>
      <w:r w:rsidRPr="57135B26" w:rsidR="6E3384E2">
        <w:rPr>
          <w:rFonts w:ascii="Times New Roman" w:hAnsi="Times New Roman" w:eastAsia="Times New Roman" w:cs="Times New Roman"/>
          <w:noProof w:val="0"/>
          <w:color w:val="FF0000"/>
          <w:sz w:val="20"/>
          <w:szCs w:val="20"/>
          <w:lang w:val="pt-BR"/>
        </w:rPr>
        <w:t xml:space="preserve">Esse cálculo deve ser relacionado à meta de composição do faturamento, considerando que </w:t>
      </w:r>
      <w:r w:rsidRPr="57135B26" w:rsidR="6E3384E2">
        <w:rPr>
          <w:rFonts w:ascii="Times New Roman" w:hAnsi="Times New Roman" w:eastAsia="Times New Roman" w:cs="Times New Roman"/>
          <w:b w:val="1"/>
          <w:bCs w:val="1"/>
          <w:noProof w:val="0"/>
          <w:color w:val="FF0000"/>
          <w:sz w:val="20"/>
          <w:szCs w:val="20"/>
          <w:lang w:val="pt-BR"/>
        </w:rPr>
        <w:t>40% do faturamento esperado deve vir de serviços e 60% de peças</w:t>
      </w:r>
      <w:r w:rsidRPr="57135B26" w:rsidR="6E3384E2">
        <w:rPr>
          <w:rFonts w:ascii="Times New Roman" w:hAnsi="Times New Roman" w:eastAsia="Times New Roman" w:cs="Times New Roman"/>
          <w:noProof w:val="0"/>
          <w:color w:val="FF0000"/>
          <w:sz w:val="20"/>
          <w:szCs w:val="20"/>
          <w:lang w:val="pt-BR"/>
        </w:rPr>
        <w:t>.</w:t>
      </w:r>
      <w:r>
        <w:br/>
      </w:r>
      <w:r>
        <w:br/>
      </w:r>
      <w:r w:rsidRPr="57135B26" w:rsidR="236EFE5D">
        <w:rPr>
          <w:rFonts w:ascii="Times New Roman" w:hAnsi="Times New Roman" w:eastAsia="Times New Roman" w:cs="Times New Roman"/>
          <w:noProof w:val="0"/>
          <w:color w:val="FF0000"/>
          <w:sz w:val="20"/>
          <w:szCs w:val="20"/>
          <w:lang w:val="pt-BR"/>
        </w:rPr>
        <w:t xml:space="preserve">A partir do cálculo do </w:t>
      </w:r>
      <w:r w:rsidRPr="57135B26" w:rsidR="236EFE5D">
        <w:rPr>
          <w:rFonts w:ascii="Times New Roman" w:hAnsi="Times New Roman" w:eastAsia="Times New Roman" w:cs="Times New Roman"/>
          <w:b w:val="1"/>
          <w:bCs w:val="1"/>
          <w:noProof w:val="0"/>
          <w:color w:val="FF0000"/>
          <w:sz w:val="20"/>
          <w:szCs w:val="20"/>
          <w:lang w:val="pt-BR"/>
        </w:rPr>
        <w:t>faturamento mínimo esperado com serviços</w:t>
      </w:r>
      <w:r w:rsidRPr="57135B26" w:rsidR="236EFE5D">
        <w:rPr>
          <w:rFonts w:ascii="Times New Roman" w:hAnsi="Times New Roman" w:eastAsia="Times New Roman" w:cs="Times New Roman"/>
          <w:noProof w:val="0"/>
          <w:color w:val="FF0000"/>
          <w:sz w:val="20"/>
          <w:szCs w:val="20"/>
          <w:lang w:val="pt-BR"/>
        </w:rPr>
        <w:t xml:space="preserve">, considerando a quantidade de mecânicos, as 176 horas mensais por mecânico e o valor da hora mínima, o quiz deve fazer um comparativo com a resposta da </w:t>
      </w:r>
      <w:r w:rsidRPr="57135B26" w:rsidR="236EFE5D">
        <w:rPr>
          <w:rFonts w:ascii="Times New Roman" w:hAnsi="Times New Roman" w:eastAsia="Times New Roman" w:cs="Times New Roman"/>
          <w:b w:val="1"/>
          <w:bCs w:val="1"/>
          <w:noProof w:val="0"/>
          <w:color w:val="FF0000"/>
          <w:sz w:val="20"/>
          <w:szCs w:val="20"/>
          <w:lang w:val="pt-BR"/>
        </w:rPr>
        <w:t>pergunta 2, que informa o faturamento médio mensal da oficina</w:t>
      </w:r>
      <w:r w:rsidRPr="57135B26" w:rsidR="236EFE5D">
        <w:rPr>
          <w:rFonts w:ascii="Times New Roman" w:hAnsi="Times New Roman" w:eastAsia="Times New Roman" w:cs="Times New Roman"/>
          <w:noProof w:val="0"/>
          <w:color w:val="FF0000"/>
          <w:sz w:val="20"/>
          <w:szCs w:val="20"/>
          <w:lang w:val="pt-BR"/>
        </w:rPr>
        <w:t>.</w:t>
      </w:r>
    </w:p>
    <w:p w:rsidR="2D7E8AA4" w:rsidP="57135B26" w:rsidRDefault="2D7E8AA4" w14:paraId="74AC0211" w14:textId="763926C0">
      <w:pPr>
        <w:pStyle w:val="Normal"/>
        <w:bidi w:val="0"/>
        <w:spacing w:before="240" w:beforeAutospacing="off" w:after="240" w:afterAutospacing="off"/>
        <w:jc w:val="left"/>
        <w:rPr>
          <w:rFonts w:ascii="Times New Roman" w:hAnsi="Times New Roman" w:eastAsia="Times New Roman" w:cs="Times New Roman"/>
          <w:noProof w:val="0"/>
          <w:sz w:val="20"/>
          <w:szCs w:val="20"/>
          <w:highlight w:val="yellow"/>
          <w:lang w:val="pt-BR"/>
        </w:rPr>
      </w:pPr>
      <w:r w:rsidRPr="57135B26" w:rsidR="2D7E8AA4">
        <w:rPr>
          <w:rFonts w:ascii="Times New Roman" w:hAnsi="Times New Roman" w:eastAsia="Times New Roman" w:cs="Times New Roman"/>
          <w:noProof w:val="0"/>
          <w:sz w:val="20"/>
          <w:szCs w:val="20"/>
          <w:highlight w:val="yellow"/>
          <w:lang w:val="pt-BR"/>
        </w:rPr>
        <w:t>Com base na quantidade de mecânicos, quantidade de horas vendidas e valor da hora vendida informados pelo cliente, o Quiz deverá calcular o faturamento mensal de serviços. Considerando, como premissa da metodologia, que os serviços representam 40% do faturamento total da oficina, deverá projetar o faturamento total correspondente, dividindo o faturamento de serviços por 40%. O resultado deverá ser comparado ao faturamento informado pelo cliente na Pergunta 2, identificando se o faturamento atual está abaixo, próximo ou acima do potencial calculado a partir de sua capacidade produtiva.</w:t>
      </w:r>
    </w:p>
    <w:p w:rsidR="57135B26" w:rsidP="57135B26" w:rsidRDefault="57135B26" w14:paraId="080204A2" w14:textId="151150A8">
      <w:pPr>
        <w:bidi w:val="0"/>
        <w:spacing w:before="240" w:beforeAutospacing="off" w:after="240" w:afterAutospacing="off"/>
        <w:jc w:val="left"/>
        <w:rPr>
          <w:rFonts w:ascii="Times New Roman" w:hAnsi="Times New Roman" w:eastAsia="Times New Roman" w:cs="Times New Roman"/>
          <w:noProof w:val="0"/>
          <w:color w:val="FF0000"/>
          <w:sz w:val="20"/>
          <w:szCs w:val="20"/>
          <w:lang w:val="pt-BR"/>
        </w:rPr>
      </w:pPr>
    </w:p>
    <w:p w:rsidR="6E3384E2" w:rsidP="57135B26" w:rsidRDefault="6E3384E2" w14:paraId="4FF50782" w14:textId="7589C571">
      <w:pPr>
        <w:bidi w:val="0"/>
        <w:spacing w:before="240" w:beforeAutospacing="off" w:after="240" w:afterAutospacing="off"/>
        <w:jc w:val="left"/>
      </w:pPr>
      <w:r w:rsidRPr="57135B26" w:rsidR="6E3384E2">
        <w:rPr>
          <w:rFonts w:ascii="Times New Roman" w:hAnsi="Times New Roman" w:eastAsia="Times New Roman" w:cs="Times New Roman"/>
          <w:noProof w:val="0"/>
          <w:sz w:val="20"/>
          <w:szCs w:val="20"/>
          <w:lang w:val="pt-BR"/>
        </w:rPr>
        <w:t>A partir disso, o quiz deve mostrar:</w:t>
      </w:r>
    </w:p>
    <w:p w:rsidR="6E3384E2" w:rsidP="57135B26" w:rsidRDefault="6E3384E2" w14:paraId="13ADCBFE" w14:textId="3E8D486E">
      <w:pPr>
        <w:pStyle w:val="PargrafodaLista"/>
        <w:numPr>
          <w:ilvl w:val="0"/>
          <w:numId w:val="2"/>
        </w:numPr>
        <w:bidi w:val="0"/>
        <w:spacing w:before="0" w:beforeAutospacing="off" w:after="0" w:afterAutospacing="off"/>
        <w:jc w:val="left"/>
        <w:rPr>
          <w:rFonts w:ascii="Times New Roman" w:hAnsi="Times New Roman" w:eastAsia="Times New Roman" w:cs="Times New Roman"/>
          <w:noProof w:val="0"/>
          <w:sz w:val="20"/>
          <w:szCs w:val="20"/>
          <w:lang w:val="pt-BR"/>
        </w:rPr>
      </w:pPr>
      <w:r w:rsidRPr="57135B26" w:rsidR="6E3384E2">
        <w:rPr>
          <w:rFonts w:ascii="Times New Roman" w:hAnsi="Times New Roman" w:eastAsia="Times New Roman" w:cs="Times New Roman"/>
          <w:noProof w:val="0"/>
          <w:sz w:val="20"/>
          <w:szCs w:val="20"/>
          <w:lang w:val="pt-BR"/>
        </w:rPr>
        <w:t xml:space="preserve">Quantas horas cada mecânico deveria vender no mês; </w:t>
      </w:r>
    </w:p>
    <w:p w:rsidR="6E3384E2" w:rsidP="57135B26" w:rsidRDefault="6E3384E2" w14:paraId="075BD3F6" w14:textId="5DA4122C">
      <w:pPr>
        <w:pStyle w:val="PargrafodaLista"/>
        <w:numPr>
          <w:ilvl w:val="0"/>
          <w:numId w:val="2"/>
        </w:numPr>
        <w:bidi w:val="0"/>
        <w:spacing w:before="0" w:beforeAutospacing="off" w:after="0" w:afterAutospacing="off"/>
        <w:jc w:val="left"/>
        <w:rPr>
          <w:rFonts w:ascii="Times New Roman" w:hAnsi="Times New Roman" w:eastAsia="Times New Roman" w:cs="Times New Roman"/>
          <w:noProof w:val="0"/>
          <w:sz w:val="20"/>
          <w:szCs w:val="20"/>
          <w:lang w:val="pt-BR"/>
        </w:rPr>
      </w:pPr>
      <w:r w:rsidRPr="57135B26" w:rsidR="6E3384E2">
        <w:rPr>
          <w:rFonts w:ascii="Times New Roman" w:hAnsi="Times New Roman" w:eastAsia="Times New Roman" w:cs="Times New Roman"/>
          <w:noProof w:val="0"/>
          <w:sz w:val="20"/>
          <w:szCs w:val="20"/>
          <w:lang w:val="pt-BR"/>
        </w:rPr>
        <w:t xml:space="preserve">Quantas horas a oficina deveria vender no total, de acordo com o número de mecânicos; </w:t>
      </w:r>
    </w:p>
    <w:p w:rsidR="6E3384E2" w:rsidP="57135B26" w:rsidRDefault="6E3384E2" w14:paraId="5BA688CF" w14:textId="33CA8524">
      <w:pPr>
        <w:pStyle w:val="PargrafodaLista"/>
        <w:numPr>
          <w:ilvl w:val="0"/>
          <w:numId w:val="2"/>
        </w:numPr>
        <w:bidi w:val="0"/>
        <w:spacing w:before="0" w:beforeAutospacing="off" w:after="0" w:afterAutospacing="off"/>
        <w:jc w:val="left"/>
        <w:rPr>
          <w:rFonts w:ascii="Times New Roman" w:hAnsi="Times New Roman" w:eastAsia="Times New Roman" w:cs="Times New Roman"/>
          <w:noProof w:val="0"/>
          <w:sz w:val="20"/>
          <w:szCs w:val="20"/>
          <w:lang w:val="pt-BR"/>
        </w:rPr>
      </w:pPr>
      <w:r w:rsidRPr="57135B26" w:rsidR="6E3384E2">
        <w:rPr>
          <w:rFonts w:ascii="Times New Roman" w:hAnsi="Times New Roman" w:eastAsia="Times New Roman" w:cs="Times New Roman"/>
          <w:noProof w:val="0"/>
          <w:sz w:val="20"/>
          <w:szCs w:val="20"/>
          <w:lang w:val="pt-BR"/>
        </w:rPr>
        <w:t xml:space="preserve">Qual seria o faturamento mínimo esperado de serviços, usando o valor da hora vendida informado pelo cliente; </w:t>
      </w:r>
    </w:p>
    <w:p w:rsidR="6E3384E2" w:rsidP="57135B26" w:rsidRDefault="6E3384E2" w14:paraId="073D8AE9" w14:textId="37933C71">
      <w:pPr>
        <w:pStyle w:val="PargrafodaLista"/>
        <w:numPr>
          <w:ilvl w:val="0"/>
          <w:numId w:val="2"/>
        </w:numPr>
        <w:bidi w:val="0"/>
        <w:spacing w:before="0" w:beforeAutospacing="off" w:after="0" w:afterAutospacing="off"/>
        <w:jc w:val="left"/>
        <w:rPr>
          <w:rFonts w:ascii="Times New Roman" w:hAnsi="Times New Roman" w:eastAsia="Times New Roman" w:cs="Times New Roman"/>
          <w:noProof w:val="0"/>
          <w:sz w:val="20"/>
          <w:szCs w:val="20"/>
          <w:lang w:val="pt-BR"/>
        </w:rPr>
      </w:pPr>
      <w:r w:rsidRPr="57135B26" w:rsidR="6E3384E2">
        <w:rPr>
          <w:rFonts w:ascii="Times New Roman" w:hAnsi="Times New Roman" w:eastAsia="Times New Roman" w:cs="Times New Roman"/>
          <w:noProof w:val="0"/>
          <w:sz w:val="20"/>
          <w:szCs w:val="20"/>
          <w:lang w:val="pt-BR"/>
        </w:rPr>
        <w:t xml:space="preserve">Comparar esse resultado com os </w:t>
      </w:r>
      <w:r w:rsidRPr="57135B26" w:rsidR="6E3384E2">
        <w:rPr>
          <w:rFonts w:ascii="Times New Roman" w:hAnsi="Times New Roman" w:eastAsia="Times New Roman" w:cs="Times New Roman"/>
          <w:b w:val="1"/>
          <w:bCs w:val="1"/>
          <w:noProof w:val="0"/>
          <w:sz w:val="20"/>
          <w:szCs w:val="20"/>
          <w:lang w:val="pt-BR"/>
        </w:rPr>
        <w:t>40% de faturamento esperado em serviços</w:t>
      </w:r>
      <w:r w:rsidRPr="57135B26" w:rsidR="6E3384E2">
        <w:rPr>
          <w:rFonts w:ascii="Times New Roman" w:hAnsi="Times New Roman" w:eastAsia="Times New Roman" w:cs="Times New Roman"/>
          <w:noProof w:val="0"/>
          <w:sz w:val="20"/>
          <w:szCs w:val="20"/>
          <w:lang w:val="pt-BR"/>
        </w:rPr>
        <w:t xml:space="preserve">; </w:t>
      </w:r>
    </w:p>
    <w:p w:rsidR="6E3384E2" w:rsidP="57135B26" w:rsidRDefault="6E3384E2" w14:paraId="543A37DE" w14:textId="3AA09BD0">
      <w:pPr>
        <w:pStyle w:val="PargrafodaLista"/>
        <w:numPr>
          <w:ilvl w:val="0"/>
          <w:numId w:val="2"/>
        </w:numPr>
        <w:bidi w:val="0"/>
        <w:spacing w:before="0" w:beforeAutospacing="off" w:after="0" w:afterAutospacing="off"/>
        <w:jc w:val="left"/>
        <w:rPr>
          <w:rFonts w:ascii="Times New Roman" w:hAnsi="Times New Roman" w:eastAsia="Times New Roman" w:cs="Times New Roman"/>
          <w:noProof w:val="0"/>
          <w:sz w:val="20"/>
          <w:szCs w:val="20"/>
          <w:lang w:val="pt-BR"/>
        </w:rPr>
      </w:pPr>
      <w:r w:rsidRPr="57135B26" w:rsidR="6E3384E2">
        <w:rPr>
          <w:rFonts w:ascii="Times New Roman" w:hAnsi="Times New Roman" w:eastAsia="Times New Roman" w:cs="Times New Roman"/>
          <w:noProof w:val="0"/>
          <w:sz w:val="20"/>
          <w:szCs w:val="20"/>
          <w:lang w:val="pt-BR"/>
        </w:rPr>
        <w:t>Informar se a quantidade de horas e o valor da hora praticados são suficientes para atingir essa proporção.</w:t>
      </w:r>
    </w:p>
    <w:p w:rsidR="57135B26" w:rsidP="57135B26" w:rsidRDefault="57135B26" w14:paraId="39381B43" w14:textId="13FA567F">
      <w:pPr>
        <w:pStyle w:val="PargrafodaLista"/>
        <w:bidi w:val="0"/>
        <w:spacing w:before="0" w:beforeAutospacing="off" w:after="0" w:afterAutospacing="off"/>
        <w:ind w:left="720"/>
        <w:jc w:val="left"/>
        <w:rPr>
          <w:rFonts w:ascii="Times New Roman" w:hAnsi="Times New Roman" w:eastAsia="Times New Roman" w:cs="Times New Roman"/>
          <w:noProof w:val="0"/>
          <w:sz w:val="20"/>
          <w:szCs w:val="20"/>
          <w:lang w:val="pt-BR"/>
        </w:rPr>
      </w:pPr>
    </w:p>
    <w:p w:rsidR="00A20448" w:rsidRDefault="00000000" w14:paraId="71476098" w14:textId="03A19D36">
      <w:pPr>
        <w:pStyle w:val="Ttulo2"/>
        <w:spacing w:before="280" w:after="120"/>
      </w:pPr>
      <w:r w:rsidR="09E33959">
        <w:rPr/>
        <w:t xml:space="preserve"> Pergunta 8 — Valor da hora mínima</w:t>
      </w:r>
    </w:p>
    <w:p w:rsidR="00A20448" w:rsidRDefault="00000000" w14:paraId="5A51A1CD" w14:textId="77777777">
      <w:pPr>
        <w:spacing w:after="100"/>
      </w:pPr>
      <w:r>
        <w:rPr>
          <w:b/>
          <w:bCs/>
        </w:rPr>
        <w:t>Enunciado: "Qual o valor da hora mínima praticado na sua oficina?"</w:t>
      </w:r>
    </w:p>
    <w:p w:rsidR="00A20448" w:rsidRDefault="00000000" w14:paraId="08B9159C" w14:textId="77777777">
      <w:pPr>
        <w:spacing w:after="140"/>
      </w:pPr>
      <w:r>
        <w:t>Modelo de resposta: campo numérico único — valor da hora mínima praticado, em reais.</w:t>
      </w:r>
    </w:p>
    <w:p w:rsidR="00A20448" w:rsidRDefault="00000000" w14:paraId="3F7EB6DF" w14:textId="0BCC4360">
      <w:pPr>
        <w:spacing w:after="140"/>
      </w:pPr>
      <w:r w:rsidR="740703F7">
        <w:rPr/>
        <w:t>C</w:t>
      </w:r>
      <w:r w:rsidR="09E33959">
        <w:rPr/>
        <w:t>oletar o valor da hora mínima, que é o valor efetivamente utilizado, junto com a quantidade de mecânicos, no cálculo do faturamento esperado de serviços (detalhado no item 4.5).</w:t>
      </w:r>
      <w:r>
        <w:br/>
      </w:r>
      <w:r w:rsidR="09E33959">
        <w:rPr/>
        <w:t>Por se tratar de um valor mínimo (e não do valor médio ou cheio praticado), a gestão deve estar ciente de que a expectativa de faturamento calculada a partir dele tende a ser mais conservadora do que seria com o valor da hora cheio.</w:t>
      </w:r>
      <w:r w:rsidR="0CB4D7EA">
        <w:rPr/>
        <w:t xml:space="preserve"> </w:t>
      </w:r>
    </w:p>
    <w:p w:rsidR="57135B26" w:rsidP="57135B26" w:rsidRDefault="57135B26" w14:paraId="327D8B25" w14:textId="1E9960F5">
      <w:pPr>
        <w:spacing w:after="140"/>
      </w:pPr>
    </w:p>
    <w:p w:rsidR="0CB4D7EA" w:rsidP="57135B26" w:rsidRDefault="0CB4D7EA" w14:paraId="2E26E6E9" w14:textId="30F1AB49">
      <w:pPr>
        <w:pStyle w:val="Normal"/>
        <w:suppressLineNumbers w:val="0"/>
        <w:bidi w:val="0"/>
        <w:spacing w:before="0" w:beforeAutospacing="off" w:after="140" w:afterAutospacing="off" w:line="259" w:lineRule="auto"/>
        <w:ind w:left="0" w:right="0"/>
        <w:jc w:val="left"/>
        <w:rPr>
          <w:highlight w:val="yellow"/>
        </w:rPr>
      </w:pPr>
      <w:r w:rsidRPr="57135B26" w:rsidR="0CB4D7EA">
        <w:rPr>
          <w:highlight w:val="yellow"/>
        </w:rPr>
        <w:t xml:space="preserve">Exemplificando: Cada particularidade seja da oficina ou do </w:t>
      </w:r>
      <w:r w:rsidRPr="57135B26" w:rsidR="0CB4D7EA">
        <w:rPr>
          <w:highlight w:val="yellow"/>
        </w:rPr>
        <w:t>próprio</w:t>
      </w:r>
      <w:r w:rsidRPr="57135B26" w:rsidR="0CB4D7EA">
        <w:rPr>
          <w:highlight w:val="yellow"/>
        </w:rPr>
        <w:t xml:space="preserve"> cliente/</w:t>
      </w:r>
      <w:r w:rsidRPr="57135B26" w:rsidR="0CB4D7EA">
        <w:rPr>
          <w:highlight w:val="yellow"/>
        </w:rPr>
        <w:t>veículo</w:t>
      </w:r>
      <w:r w:rsidRPr="57135B26" w:rsidR="0CB4D7EA">
        <w:rPr>
          <w:highlight w:val="yellow"/>
        </w:rPr>
        <w:t xml:space="preserve">, poderá ser </w:t>
      </w:r>
      <w:r w:rsidRPr="57135B26" w:rsidR="0CB4D7EA">
        <w:rPr>
          <w:highlight w:val="yellow"/>
        </w:rPr>
        <w:t>mais bem</w:t>
      </w:r>
      <w:r w:rsidRPr="57135B26" w:rsidR="0CB4D7EA">
        <w:rPr>
          <w:highlight w:val="yellow"/>
        </w:rPr>
        <w:t xml:space="preserve"> aproveitada para aumento dessa venda de hora.</w:t>
      </w:r>
      <w:r w:rsidR="0CB4D7EA">
        <w:rPr/>
        <w:t xml:space="preserve"> </w:t>
      </w:r>
    </w:p>
    <w:p w:rsidR="57135B26" w:rsidP="57135B26" w:rsidRDefault="57135B26" w14:paraId="7F61112D" w14:textId="01D46383">
      <w:pPr>
        <w:spacing w:after="140"/>
      </w:pPr>
    </w:p>
    <w:p w:rsidR="20BB13E9" w:rsidP="57135B26" w:rsidRDefault="20BB13E9" w14:paraId="2A14FA35" w14:textId="2D6F4227">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20BB13E9">
        <w:rPr>
          <w:rFonts w:ascii="Times New Roman" w:hAnsi="Times New Roman" w:eastAsia="Times New Roman" w:cs="Times New Roman"/>
          <w:noProof w:val="0"/>
          <w:color w:val="FF0000"/>
          <w:sz w:val="20"/>
          <w:szCs w:val="20"/>
          <w:lang w:val="pt-BR"/>
        </w:rPr>
        <w:t xml:space="preserve">Quando o cliente informar o </w:t>
      </w:r>
      <w:r w:rsidRPr="57135B26" w:rsidR="20BB13E9">
        <w:rPr>
          <w:rFonts w:ascii="Times New Roman" w:hAnsi="Times New Roman" w:eastAsia="Times New Roman" w:cs="Times New Roman"/>
          <w:b w:val="1"/>
          <w:bCs w:val="1"/>
          <w:noProof w:val="0"/>
          <w:color w:val="FF0000"/>
          <w:sz w:val="20"/>
          <w:szCs w:val="20"/>
          <w:lang w:val="pt-BR"/>
        </w:rPr>
        <w:t>custo total da oficina</w:t>
      </w:r>
      <w:r w:rsidRPr="57135B26" w:rsidR="20BB13E9">
        <w:rPr>
          <w:rFonts w:ascii="Times New Roman" w:hAnsi="Times New Roman" w:eastAsia="Times New Roman" w:cs="Times New Roman"/>
          <w:noProof w:val="0"/>
          <w:color w:val="FF0000"/>
          <w:sz w:val="20"/>
          <w:szCs w:val="20"/>
          <w:lang w:val="pt-BR"/>
        </w:rPr>
        <w:t xml:space="preserve"> e a </w:t>
      </w:r>
      <w:r w:rsidRPr="57135B26" w:rsidR="20BB13E9">
        <w:rPr>
          <w:rFonts w:ascii="Times New Roman" w:hAnsi="Times New Roman" w:eastAsia="Times New Roman" w:cs="Times New Roman"/>
          <w:b w:val="1"/>
          <w:bCs w:val="1"/>
          <w:noProof w:val="0"/>
          <w:color w:val="FF0000"/>
          <w:sz w:val="20"/>
          <w:szCs w:val="20"/>
          <w:lang w:val="pt-BR"/>
        </w:rPr>
        <w:t>quantidade de mecânicos</w:t>
      </w:r>
      <w:r w:rsidRPr="57135B26" w:rsidR="20BB13E9">
        <w:rPr>
          <w:rFonts w:ascii="Times New Roman" w:hAnsi="Times New Roman" w:eastAsia="Times New Roman" w:cs="Times New Roman"/>
          <w:noProof w:val="0"/>
          <w:color w:val="FF0000"/>
          <w:sz w:val="20"/>
          <w:szCs w:val="20"/>
          <w:lang w:val="pt-BR"/>
        </w:rPr>
        <w:t xml:space="preserve">, o Quiz deverá calcular o </w:t>
      </w:r>
      <w:r w:rsidRPr="57135B26" w:rsidR="20BB13E9">
        <w:rPr>
          <w:rFonts w:ascii="Times New Roman" w:hAnsi="Times New Roman" w:eastAsia="Times New Roman" w:cs="Times New Roman"/>
          <w:b w:val="1"/>
          <w:bCs w:val="1"/>
          <w:noProof w:val="0"/>
          <w:color w:val="FF0000"/>
          <w:sz w:val="20"/>
          <w:szCs w:val="20"/>
          <w:lang w:val="pt-BR"/>
        </w:rPr>
        <w:t>custo mínimo da hora produtiva</w:t>
      </w:r>
      <w:r w:rsidRPr="57135B26" w:rsidR="20BB13E9">
        <w:rPr>
          <w:rFonts w:ascii="Times New Roman" w:hAnsi="Times New Roman" w:eastAsia="Times New Roman" w:cs="Times New Roman"/>
          <w:noProof w:val="0"/>
          <w:color w:val="FF0000"/>
          <w:sz w:val="20"/>
          <w:szCs w:val="20"/>
          <w:lang w:val="pt-BR"/>
        </w:rPr>
        <w:t xml:space="preserve">, dividindo o custo total pelas horas disponíveis e pela quantidade de mecânicos. Em seguida, deverá aplicar um </w:t>
      </w:r>
      <w:r w:rsidRPr="57135B26" w:rsidR="20BB13E9">
        <w:rPr>
          <w:rFonts w:ascii="Times New Roman" w:hAnsi="Times New Roman" w:eastAsia="Times New Roman" w:cs="Times New Roman"/>
          <w:b w:val="1"/>
          <w:bCs w:val="1"/>
          <w:noProof w:val="0"/>
          <w:color w:val="FF0000"/>
          <w:sz w:val="20"/>
          <w:szCs w:val="20"/>
          <w:lang w:val="pt-BR"/>
        </w:rPr>
        <w:t>markup de 100%</w:t>
      </w:r>
      <w:r w:rsidRPr="57135B26" w:rsidR="20BB13E9">
        <w:rPr>
          <w:rFonts w:ascii="Times New Roman" w:hAnsi="Times New Roman" w:eastAsia="Times New Roman" w:cs="Times New Roman"/>
          <w:noProof w:val="0"/>
          <w:color w:val="FF0000"/>
          <w:sz w:val="20"/>
          <w:szCs w:val="20"/>
          <w:lang w:val="pt-BR"/>
        </w:rPr>
        <w:t xml:space="preserve"> sobre esse valor, obtendo o </w:t>
      </w:r>
      <w:r w:rsidRPr="57135B26" w:rsidR="20BB13E9">
        <w:rPr>
          <w:rFonts w:ascii="Times New Roman" w:hAnsi="Times New Roman" w:eastAsia="Times New Roman" w:cs="Times New Roman"/>
          <w:b w:val="1"/>
          <w:bCs w:val="1"/>
          <w:noProof w:val="0"/>
          <w:color w:val="FF0000"/>
          <w:sz w:val="20"/>
          <w:szCs w:val="20"/>
          <w:lang w:val="pt-BR"/>
        </w:rPr>
        <w:t>valor mínimo da hora de serviço a ser praticado</w:t>
      </w:r>
      <w:r w:rsidRPr="57135B26" w:rsidR="20BB13E9">
        <w:rPr>
          <w:rFonts w:ascii="Times New Roman" w:hAnsi="Times New Roman" w:eastAsia="Times New Roman" w:cs="Times New Roman"/>
          <w:noProof w:val="0"/>
          <w:color w:val="FF0000"/>
          <w:sz w:val="20"/>
          <w:szCs w:val="20"/>
          <w:lang w:val="pt-BR"/>
        </w:rPr>
        <w:t>.</w:t>
      </w:r>
    </w:p>
    <w:p w:rsidR="20BB13E9" w:rsidP="57135B26" w:rsidRDefault="20BB13E9" w14:paraId="39581CA0" w14:textId="14B91F25">
      <w:pPr>
        <w:spacing w:before="240" w:beforeAutospacing="off" w:after="240" w:afterAutospacing="off"/>
        <w:jc w:val="left"/>
        <w:rPr>
          <w:rFonts w:ascii="Times New Roman" w:hAnsi="Times New Roman" w:eastAsia="Times New Roman" w:cs="Times New Roman"/>
          <w:noProof w:val="0"/>
          <w:color w:val="FF0000"/>
          <w:sz w:val="20"/>
          <w:szCs w:val="20"/>
          <w:lang w:val="pt-BR"/>
        </w:rPr>
      </w:pPr>
      <w:r w:rsidRPr="57135B26" w:rsidR="20BB13E9">
        <w:rPr>
          <w:rFonts w:ascii="Times New Roman" w:hAnsi="Times New Roman" w:eastAsia="Times New Roman" w:cs="Times New Roman"/>
          <w:noProof w:val="0"/>
          <w:color w:val="FF0000"/>
          <w:sz w:val="20"/>
          <w:szCs w:val="20"/>
          <w:lang w:val="pt-BR"/>
        </w:rPr>
        <w:t xml:space="preserve">A partir desse valor, considerando que </w:t>
      </w:r>
      <w:r w:rsidRPr="57135B26" w:rsidR="20BB13E9">
        <w:rPr>
          <w:rFonts w:ascii="Times New Roman" w:hAnsi="Times New Roman" w:eastAsia="Times New Roman" w:cs="Times New Roman"/>
          <w:b w:val="1"/>
          <w:bCs w:val="1"/>
          <w:noProof w:val="0"/>
          <w:color w:val="FF0000"/>
          <w:sz w:val="20"/>
          <w:szCs w:val="20"/>
          <w:lang w:val="pt-BR"/>
        </w:rPr>
        <w:t>serviços representam 40% do faturamento total</w:t>
      </w:r>
      <w:r w:rsidRPr="57135B26" w:rsidR="20BB13E9">
        <w:rPr>
          <w:rFonts w:ascii="Times New Roman" w:hAnsi="Times New Roman" w:eastAsia="Times New Roman" w:cs="Times New Roman"/>
          <w:noProof w:val="0"/>
          <w:color w:val="FF0000"/>
          <w:sz w:val="20"/>
          <w:szCs w:val="20"/>
          <w:lang w:val="pt-BR"/>
        </w:rPr>
        <w:t xml:space="preserve">, o Quiz deverá calcular o </w:t>
      </w:r>
      <w:r w:rsidRPr="57135B26" w:rsidR="20BB13E9">
        <w:rPr>
          <w:rFonts w:ascii="Times New Roman" w:hAnsi="Times New Roman" w:eastAsia="Times New Roman" w:cs="Times New Roman"/>
          <w:b w:val="1"/>
          <w:bCs w:val="1"/>
          <w:noProof w:val="0"/>
          <w:color w:val="FF0000"/>
          <w:sz w:val="20"/>
          <w:szCs w:val="20"/>
          <w:lang w:val="pt-BR"/>
        </w:rPr>
        <w:t>faturamento mínimo mensal necessário da oficina</w:t>
      </w:r>
      <w:r w:rsidRPr="57135B26" w:rsidR="20BB13E9">
        <w:rPr>
          <w:rFonts w:ascii="Times New Roman" w:hAnsi="Times New Roman" w:eastAsia="Times New Roman" w:cs="Times New Roman"/>
          <w:noProof w:val="0"/>
          <w:color w:val="FF0000"/>
          <w:sz w:val="20"/>
          <w:szCs w:val="20"/>
          <w:lang w:val="pt-BR"/>
        </w:rPr>
        <w:t>.</w:t>
      </w:r>
      <w:r>
        <w:br/>
      </w:r>
      <w:r>
        <w:br/>
      </w:r>
      <w:r w:rsidRPr="57135B26" w:rsidR="07D7F2C4">
        <w:rPr>
          <w:rFonts w:ascii="Times New Roman" w:hAnsi="Times New Roman" w:eastAsia="Times New Roman" w:cs="Times New Roman"/>
          <w:noProof w:val="0"/>
          <w:color w:val="FF0000"/>
          <w:sz w:val="20"/>
          <w:szCs w:val="20"/>
          <w:lang w:val="pt-BR"/>
        </w:rPr>
        <w:t xml:space="preserve">Mais uma vez </w:t>
      </w:r>
      <w:r w:rsidRPr="57135B26" w:rsidR="07D7F2C4">
        <w:rPr>
          <w:rFonts w:ascii="Times New Roman" w:hAnsi="Times New Roman" w:eastAsia="Times New Roman" w:cs="Times New Roman"/>
          <w:noProof w:val="0"/>
          <w:color w:val="FF0000"/>
          <w:sz w:val="20"/>
          <w:szCs w:val="20"/>
          <w:lang w:val="pt-BR"/>
        </w:rPr>
        <w:t>O resultado deverá ser comparado ao faturamento informado pelo cliente na Pergunta 2, identificando se o faturamento atual está abaixo, próximo ou acima do potencial calculado a partir de sua capacidade produtiva.</w:t>
      </w:r>
    </w:p>
    <w:p w:rsidR="00A20448" w:rsidRDefault="00000000" w14:paraId="7B3A6180" w14:textId="44BF6E17">
      <w:pPr>
        <w:pStyle w:val="Ttulo2"/>
        <w:spacing w:before="280" w:after="120"/>
      </w:pPr>
      <w:r w:rsidR="09E33959">
        <w:rPr/>
        <w:t>Pergunta 9 — Quantidade de elevadores</w:t>
      </w:r>
    </w:p>
    <w:p w:rsidR="00A20448" w:rsidRDefault="00000000" w14:paraId="09BB5933" w14:textId="77777777">
      <w:pPr>
        <w:spacing w:after="100"/>
      </w:pPr>
      <w:r>
        <w:rPr>
          <w:b/>
          <w:bCs/>
        </w:rPr>
        <w:t xml:space="preserve">Enunciado: </w:t>
      </w:r>
      <w:proofErr w:type="gramStart"/>
      <w:r>
        <w:rPr>
          <w:b/>
          <w:bCs/>
        </w:rPr>
        <w:t>"Quantos elevadores possui</w:t>
      </w:r>
      <w:proofErr w:type="gramEnd"/>
      <w:r>
        <w:rPr>
          <w:b/>
          <w:bCs/>
        </w:rPr>
        <w:t>?"</w:t>
      </w:r>
    </w:p>
    <w:p w:rsidR="00A20448" w:rsidRDefault="00000000" w14:paraId="7359AA01" w14:textId="77777777">
      <w:pPr>
        <w:spacing w:after="140"/>
      </w:pPr>
      <w:r>
        <w:t>Modelo de resposta: seletor numérico de 1 a 10.</w:t>
      </w:r>
    </w:p>
    <w:p w:rsidR="00A20448" w:rsidP="57135B26" w:rsidRDefault="00000000" w14:paraId="4B1E7CBC" w14:textId="26991D17">
      <w:pPr>
        <w:pStyle w:val="Normal"/>
        <w:suppressLineNumbers w:val="0"/>
        <w:bidi w:val="0"/>
        <w:spacing w:before="0" w:beforeAutospacing="off" w:after="140" w:afterAutospacing="off" w:line="259" w:lineRule="auto"/>
        <w:ind w:left="0" w:right="0"/>
        <w:jc w:val="left"/>
      </w:pPr>
      <w:r w:rsidR="09E33959">
        <w:rPr/>
        <w:t>Essa pergunta é cruzada diretamente com a Pergunta 6 (quantidade de mecânicos). Abel Rosa definiu que a proporção ideal de mercado é de 1,5 elevador para cada mecânico — utilizando como exemplo prático que uma oficina com 3 elevadores para 2 mecânicos está na proporção ideal. Se a oficina não atingir essa proporção (ou seja, tiver elevadores insuficientes em relação à quantidade de mecânicos), o sistema deve indicar que a empresa está deficiente em equipamentos, o que compromete o bom desenvolvimento da operação e o potencial de faturamento.</w:t>
      </w:r>
      <w:r>
        <w:br/>
      </w:r>
      <w:r>
        <w:br/>
      </w:r>
      <w:r>
        <w:br/>
      </w:r>
      <w:r w:rsidRPr="57135B26" w:rsidR="656415CA">
        <w:rPr>
          <w:rFonts w:ascii="Times New Roman" w:hAnsi="Times New Roman" w:eastAsia="Times New Roman" w:cs="Times New Roman"/>
          <w:noProof w:val="0"/>
          <w:color w:val="FF0000"/>
          <w:sz w:val="20"/>
          <w:szCs w:val="20"/>
          <w:lang w:val="pt-BR"/>
        </w:rPr>
        <w:t xml:space="preserve">O quiz deve considerar como referência a proporção de </w:t>
      </w:r>
      <w:r w:rsidRPr="57135B26" w:rsidR="255B4E75">
        <w:rPr>
          <w:rFonts w:ascii="Times New Roman" w:hAnsi="Times New Roman" w:eastAsia="Times New Roman" w:cs="Times New Roman"/>
          <w:noProof w:val="0"/>
          <w:color w:val="FF0000"/>
          <w:sz w:val="20"/>
          <w:szCs w:val="20"/>
          <w:lang w:val="pt-BR"/>
        </w:rPr>
        <w:t>3</w:t>
      </w:r>
      <w:r w:rsidRPr="57135B26" w:rsidR="656415CA">
        <w:rPr>
          <w:rFonts w:ascii="Times New Roman" w:hAnsi="Times New Roman" w:eastAsia="Times New Roman" w:cs="Times New Roman"/>
          <w:b w:val="1"/>
          <w:bCs w:val="1"/>
          <w:noProof w:val="0"/>
          <w:color w:val="FF0000"/>
          <w:sz w:val="20"/>
          <w:szCs w:val="20"/>
          <w:lang w:val="pt-BR"/>
        </w:rPr>
        <w:t xml:space="preserve"> elevadores para cada </w:t>
      </w:r>
      <w:r w:rsidRPr="57135B26" w:rsidR="1E5A1A5C">
        <w:rPr>
          <w:rFonts w:ascii="Times New Roman" w:hAnsi="Times New Roman" w:eastAsia="Times New Roman" w:cs="Times New Roman"/>
          <w:b w:val="1"/>
          <w:bCs w:val="1"/>
          <w:noProof w:val="0"/>
          <w:color w:val="FF0000"/>
          <w:sz w:val="20"/>
          <w:szCs w:val="20"/>
          <w:lang w:val="pt-BR"/>
        </w:rPr>
        <w:t xml:space="preserve">2 </w:t>
      </w:r>
      <w:r w:rsidRPr="57135B26" w:rsidR="656415CA">
        <w:rPr>
          <w:rFonts w:ascii="Times New Roman" w:hAnsi="Times New Roman" w:eastAsia="Times New Roman" w:cs="Times New Roman"/>
          <w:b w:val="1"/>
          <w:bCs w:val="1"/>
          <w:noProof w:val="0"/>
          <w:color w:val="FF0000"/>
          <w:sz w:val="20"/>
          <w:szCs w:val="20"/>
          <w:lang w:val="pt-BR"/>
        </w:rPr>
        <w:t>mecânicos</w:t>
      </w:r>
      <w:r w:rsidRPr="57135B26" w:rsidR="656415CA">
        <w:rPr>
          <w:rFonts w:ascii="Times New Roman" w:hAnsi="Times New Roman" w:eastAsia="Times New Roman" w:cs="Times New Roman"/>
          <w:noProof w:val="0"/>
          <w:color w:val="FF0000"/>
          <w:sz w:val="20"/>
          <w:szCs w:val="20"/>
          <w:lang w:val="pt-BR"/>
        </w:rPr>
        <w:t xml:space="preserve">, ou seja, uma relação de </w:t>
      </w:r>
      <w:r w:rsidRPr="57135B26" w:rsidR="656415CA">
        <w:rPr>
          <w:rFonts w:ascii="Times New Roman" w:hAnsi="Times New Roman" w:eastAsia="Times New Roman" w:cs="Times New Roman"/>
          <w:b w:val="1"/>
          <w:bCs w:val="1"/>
          <w:noProof w:val="0"/>
          <w:color w:val="FF0000"/>
          <w:sz w:val="20"/>
          <w:szCs w:val="20"/>
          <w:lang w:val="pt-BR"/>
        </w:rPr>
        <w:t xml:space="preserve">1,5 </w:t>
      </w:r>
      <w:r w:rsidRPr="57135B26" w:rsidR="777FA659">
        <w:rPr>
          <w:rFonts w:ascii="Times New Roman" w:hAnsi="Times New Roman" w:eastAsia="Times New Roman" w:cs="Times New Roman"/>
          <w:b w:val="1"/>
          <w:bCs w:val="1"/>
          <w:noProof w:val="0"/>
          <w:color w:val="FF0000"/>
          <w:sz w:val="20"/>
          <w:szCs w:val="20"/>
          <w:lang w:val="pt-BR"/>
        </w:rPr>
        <w:t>elevador</w:t>
      </w:r>
      <w:r w:rsidRPr="57135B26" w:rsidR="777FA659">
        <w:rPr>
          <w:rFonts w:ascii="Times New Roman" w:hAnsi="Times New Roman" w:eastAsia="Times New Roman" w:cs="Times New Roman"/>
          <w:b w:val="1"/>
          <w:bCs w:val="1"/>
          <w:noProof w:val="0"/>
          <w:color w:val="FF0000"/>
          <w:sz w:val="20"/>
          <w:szCs w:val="20"/>
          <w:lang w:val="pt-BR"/>
        </w:rPr>
        <w:t xml:space="preserve">  por</w:t>
      </w:r>
      <w:r w:rsidRPr="57135B26" w:rsidR="777FA659">
        <w:rPr>
          <w:rFonts w:ascii="Times New Roman" w:hAnsi="Times New Roman" w:eastAsia="Times New Roman" w:cs="Times New Roman"/>
          <w:b w:val="1"/>
          <w:bCs w:val="1"/>
          <w:noProof w:val="0"/>
          <w:color w:val="FF0000"/>
          <w:sz w:val="20"/>
          <w:szCs w:val="20"/>
          <w:lang w:val="pt-BR"/>
        </w:rPr>
        <w:t xml:space="preserve"> </w:t>
      </w:r>
      <w:r w:rsidRPr="57135B26" w:rsidR="656415CA">
        <w:rPr>
          <w:rFonts w:ascii="Times New Roman" w:hAnsi="Times New Roman" w:eastAsia="Times New Roman" w:cs="Times New Roman"/>
          <w:b w:val="1"/>
          <w:bCs w:val="1"/>
          <w:noProof w:val="0"/>
          <w:color w:val="FF0000"/>
          <w:sz w:val="20"/>
          <w:szCs w:val="20"/>
          <w:lang w:val="pt-BR"/>
        </w:rPr>
        <w:t>mecânico</w:t>
      </w:r>
      <w:r w:rsidRPr="57135B26" w:rsidR="656415CA">
        <w:rPr>
          <w:rFonts w:ascii="Times New Roman" w:hAnsi="Times New Roman" w:eastAsia="Times New Roman" w:cs="Times New Roman"/>
          <w:noProof w:val="0"/>
          <w:color w:val="FF0000"/>
          <w:sz w:val="20"/>
          <w:szCs w:val="20"/>
          <w:lang w:val="pt-BR"/>
        </w:rPr>
        <w:t xml:space="preserve">, considerada ideal para a operação da oficina. Com base nas respostas fornecidas pelo cliente, o quiz deverá apresentar, de forma indireta, se a estrutura atual está </w:t>
      </w:r>
      <w:r w:rsidRPr="57135B26" w:rsidR="656415CA">
        <w:rPr>
          <w:rFonts w:ascii="Times New Roman" w:hAnsi="Times New Roman" w:eastAsia="Times New Roman" w:cs="Times New Roman"/>
          <w:b w:val="1"/>
          <w:bCs w:val="1"/>
          <w:noProof w:val="0"/>
          <w:color w:val="FF0000"/>
          <w:sz w:val="20"/>
          <w:szCs w:val="20"/>
          <w:lang w:val="pt-BR"/>
        </w:rPr>
        <w:t>acima ou abaixo da proporção desejada</w:t>
      </w:r>
      <w:r w:rsidRPr="57135B26" w:rsidR="656415CA">
        <w:rPr>
          <w:rFonts w:ascii="Times New Roman" w:hAnsi="Times New Roman" w:eastAsia="Times New Roman" w:cs="Times New Roman"/>
          <w:noProof w:val="0"/>
          <w:color w:val="FF0000"/>
          <w:sz w:val="20"/>
          <w:szCs w:val="20"/>
          <w:lang w:val="pt-BR"/>
        </w:rPr>
        <w:t xml:space="preserve">, relacionando essa informação ao </w:t>
      </w:r>
      <w:r w:rsidRPr="57135B26" w:rsidR="656415CA">
        <w:rPr>
          <w:rFonts w:ascii="Times New Roman" w:hAnsi="Times New Roman" w:eastAsia="Times New Roman" w:cs="Times New Roman"/>
          <w:b w:val="1"/>
          <w:bCs w:val="1"/>
          <w:noProof w:val="0"/>
          <w:color w:val="FF0000"/>
          <w:sz w:val="20"/>
          <w:szCs w:val="20"/>
          <w:lang w:val="pt-BR"/>
        </w:rPr>
        <w:t>faturamento de serviços e à produtividade entregue</w:t>
      </w:r>
      <w:r w:rsidRPr="57135B26" w:rsidR="656415CA">
        <w:rPr>
          <w:rFonts w:ascii="Times New Roman" w:hAnsi="Times New Roman" w:eastAsia="Times New Roman" w:cs="Times New Roman"/>
          <w:noProof w:val="0"/>
          <w:color w:val="FF0000"/>
          <w:sz w:val="20"/>
          <w:szCs w:val="20"/>
          <w:lang w:val="pt-BR"/>
        </w:rPr>
        <w:t>.</w:t>
      </w:r>
      <w:r>
        <w:br/>
      </w:r>
      <w:r>
        <w:br/>
      </w:r>
    </w:p>
    <w:p w:rsidR="00A20448" w:rsidP="57135B26" w:rsidRDefault="00000000" w14:paraId="79B5942E" w14:textId="0ECF9D38">
      <w:pPr>
        <w:spacing w:before="280" w:after="140"/>
      </w:pPr>
      <w:r w:rsidR="09E33959">
        <w:rPr/>
        <w:t>4.5 Cálculo cruzado — Faturamento esperado de serviços</w:t>
      </w:r>
    </w:p>
    <w:p w:rsidR="00A20448" w:rsidRDefault="00000000" w14:paraId="46029C40" w14:textId="77777777">
      <w:pPr>
        <w:spacing w:after="140"/>
      </w:pPr>
      <w:r>
        <w:lastRenderedPageBreak/>
        <w:t>Este foi o ponto de maior profundidade técnica de toda a reunião, detalhado extensamente por Abel Rosa, e envolve três perguntas ao mesmo tempo: quantidade de mecânicos (Pergunta 6), valor da hora (Pergunta 8) e faturamento médio mensal informado (Pergunta 2). A lógica completa, explicada passo a passo por Abel, é a seguinte:</w:t>
      </w:r>
    </w:p>
    <w:p w:rsidR="00A20448" w:rsidP="57135B26" w:rsidRDefault="00000000" w14:paraId="6D3120AF" w14:textId="475752D6">
      <w:pPr>
        <w:pStyle w:val="PargrafodaLista"/>
        <w:numPr>
          <w:ilvl w:val="0"/>
          <w:numId w:val="1"/>
        </w:numPr>
        <w:suppressLineNumbers w:val="0"/>
        <w:bidi w:val="0"/>
        <w:spacing w:before="0" w:beforeAutospacing="off" w:after="80" w:afterAutospacing="off" w:line="259" w:lineRule="auto"/>
        <w:ind w:left="720" w:right="0" w:hanging="360"/>
        <w:jc w:val="left"/>
        <w:rPr/>
      </w:pPr>
      <w:r w:rsidR="09E33959">
        <w:rPr/>
        <w:t xml:space="preserve">Parte-se do princípio de que cada mecânico tem </w:t>
      </w:r>
      <w:r w:rsidRPr="57135B26" w:rsidR="0F41281A">
        <w:rPr>
          <w:color w:val="FF0000"/>
        </w:rPr>
        <w:t xml:space="preserve">176 </w:t>
      </w:r>
      <w:r w:rsidRPr="57135B26" w:rsidR="09E33959">
        <w:rPr>
          <w:color w:val="FF0000"/>
        </w:rPr>
        <w:t xml:space="preserve">horas </w:t>
      </w:r>
      <w:r w:rsidRPr="57135B26" w:rsidR="09E33959">
        <w:rPr>
          <w:color w:val="auto"/>
        </w:rPr>
        <w:t>d</w:t>
      </w:r>
      <w:r w:rsidRPr="57135B26" w:rsidR="09E33959">
        <w:rPr>
          <w:color w:val="auto"/>
        </w:rPr>
        <w:t>isp</w:t>
      </w:r>
      <w:r w:rsidR="09E33959">
        <w:rPr/>
        <w:t>oníveis por mês para trabalhar.</w:t>
      </w:r>
    </w:p>
    <w:p w:rsidR="00A20448" w:rsidP="57135B26" w:rsidRDefault="00000000" w14:paraId="10BFC6D3" w14:textId="147E3463">
      <w:pPr>
        <w:pStyle w:val="PargrafodaLista"/>
        <w:numPr>
          <w:ilvl w:val="0"/>
          <w:numId w:val="1"/>
        </w:numPr>
        <w:suppressLineNumbers w:val="0"/>
        <w:bidi w:val="0"/>
        <w:spacing w:before="0" w:beforeAutospacing="off" w:after="80" w:afterAutospacing="off" w:line="259" w:lineRule="auto"/>
        <w:ind w:left="720" w:right="0" w:hanging="360"/>
        <w:jc w:val="left"/>
        <w:rPr/>
      </w:pPr>
      <w:r w:rsidR="09E33959">
        <w:rPr/>
        <w:t xml:space="preserve">O ideal de mercado é que cada mecânico entregue </w:t>
      </w:r>
      <w:r w:rsidR="2F42FABD">
        <w:rPr/>
        <w:t xml:space="preserve">uma quantidade esperada de </w:t>
      </w:r>
      <w:r w:rsidR="09E33959">
        <w:rPr/>
        <w:t xml:space="preserve">70% </w:t>
      </w:r>
      <w:r w:rsidRPr="57135B26" w:rsidR="3B8635FD">
        <w:rPr>
          <w:color w:val="FF0000"/>
        </w:rPr>
        <w:t>(cerca 123,2)</w:t>
      </w:r>
      <w:r w:rsidR="3B8635FD">
        <w:rPr/>
        <w:t xml:space="preserve"> </w:t>
      </w:r>
      <w:r w:rsidR="09E33959">
        <w:rPr/>
        <w:t xml:space="preserve">dessas </w:t>
      </w:r>
      <w:r w:rsidR="5119C0B9">
        <w:rPr/>
        <w:t xml:space="preserve">176 </w:t>
      </w:r>
      <w:r w:rsidR="09E33959">
        <w:rPr/>
        <w:t>horas disponíveis como horas efetivamente vendidas/faturadas</w:t>
      </w:r>
      <w:r w:rsidR="66F4C4EC">
        <w:rPr/>
        <w:t xml:space="preserve">. </w:t>
      </w:r>
    </w:p>
    <w:p w:rsidR="00A20448" w:rsidRDefault="00000000" w14:paraId="283B39D6" w14:textId="11E149CF">
      <w:pPr>
        <w:pStyle w:val="PargrafodaLista"/>
        <w:numPr>
          <w:ilvl w:val="0"/>
          <w:numId w:val="1"/>
        </w:numPr>
        <w:spacing w:after="80"/>
        <w:rPr/>
      </w:pPr>
      <w:r w:rsidR="09E33959">
        <w:rPr/>
        <w:t>A fórmula do faturamento esperado de serviços é: 70% × 1</w:t>
      </w:r>
      <w:r w:rsidR="1B835312">
        <w:rPr/>
        <w:t>76</w:t>
      </w:r>
      <w:r w:rsidR="09E33959">
        <w:rPr/>
        <w:t xml:space="preserve"> horas × valor da hora</w:t>
      </w:r>
      <w:r w:rsidR="3A671F05">
        <w:rPr/>
        <w:t xml:space="preserve"> praticada</w:t>
      </w:r>
      <w:r w:rsidR="09E33959">
        <w:rPr/>
        <w:t xml:space="preserve"> × quantidade de mecânicos. Nota de implementação: no quiz final, esse valor da hora corresponde ao valor da hora mínima informado na Pergunta 8 (ver observação no item 4.3 sobre o caráter mais conservador dessa estimativa).</w:t>
      </w:r>
    </w:p>
    <w:p w:rsidR="00A20448" w:rsidRDefault="00000000" w14:paraId="03268E87" w14:textId="77777777">
      <w:pPr>
        <w:pStyle w:val="PargrafodaLista"/>
        <w:numPr>
          <w:ilvl w:val="0"/>
          <w:numId w:val="1"/>
        </w:numPr>
        <w:spacing w:after="80"/>
      </w:pPr>
      <w:r>
        <w:t>Como a mão de obra representa, em média, 40% do faturamento total de uma oficina (sendo os outros 60% relativos à venda de peças), o faturamento TOTAL esperado da oficina é obtido dividindo o faturamento de serviços calculado acima por 0,40 (ou seja, faturamento de serviços ÷ 40%).</w:t>
      </w:r>
    </w:p>
    <w:p w:rsidR="00A20448" w:rsidRDefault="00000000" w14:paraId="793684F7" w14:textId="7359D272">
      <w:pPr>
        <w:pStyle w:val="PargrafodaLista"/>
        <w:numPr>
          <w:ilvl w:val="0"/>
          <w:numId w:val="1"/>
        </w:numPr>
        <w:spacing w:after="80"/>
        <w:rPr/>
      </w:pPr>
      <w:r w:rsidR="09E33959">
        <w:rPr/>
        <w:t>Esse faturamento total esperado é então comparado ao faturamento médio mensal que o respondente informou na Pergunta 2.</w:t>
      </w:r>
      <w:ins w:author="Abel Rosa" w:date="2026-08-26T18:31:59.13Z" w16du:dateUtc="2026-08-26T18:31:59.13Z" w:id="1596241946">
        <w:r w:rsidR="1429D126">
          <w:t xml:space="preserve"> ESSE</w:t>
        </w:r>
      </w:ins>
      <w:ins w:author="Abel Rosa" w:date="2026-08-26T18:32:17.063Z" w16du:dateUtc="2026-08-26T18:32:17.063Z" w:id="1899636987">
        <w:r w:rsidR="1429D126">
          <w:t xml:space="preserve"> RESULTADO DEVE SER APRESENTADO E COMPARADO COM O INFORMADO.</w:t>
        </w:r>
      </w:ins>
    </w:p>
    <w:p w:rsidR="00A20448" w:rsidRDefault="00000000" w14:paraId="3B97F337" w14:textId="77777777">
      <w:pPr>
        <w:spacing w:after="140"/>
      </w:pPr>
      <w:r>
        <w:t>Se o faturamento informado atingir ou superar o faturamento total esperado calculado, o sistema parabeniza o respondente, informando — conforme referência dada por Abel Rosa na reunião — que a oficina está entre as cerca de 90% das oficinas que efetivamente entregam resultado financeiro aos seus sócios.</w:t>
      </w:r>
    </w:p>
    <w:p w:rsidR="00A20448" w:rsidRDefault="00000000" w14:paraId="4F5A5CB9" w14:textId="77777777">
      <w:pPr>
        <w:spacing w:after="140"/>
      </w:pPr>
      <w:r>
        <w:t xml:space="preserve">Se o faturamento informado ficar abaixo do esperado, o sistema orienta que existem ajustes a serem feitos, citando especificamente, na ordem mencionada por Abel: revisão do markup, revisão da precificação de mão de obra, gestão estratégica do negócio, processos de venda, checklist de entrada de veículos e gestão de pessoas (este último ponto foi um complemento trazido por </w:t>
      </w:r>
      <w:proofErr w:type="spellStart"/>
      <w:r>
        <w:t>Fabrina</w:t>
      </w:r>
      <w:proofErr w:type="spellEnd"/>
      <w:r>
        <w:t xml:space="preserve"> Rezende durante a reunião, que Abel incorporou de imediato ao raciocínio).</w:t>
      </w:r>
    </w:p>
    <w:p w:rsidR="00A20448" w:rsidRDefault="00000000" w14:paraId="58A3F395" w14:textId="77777777">
      <w:pPr>
        <w:spacing w:after="140"/>
      </w:pPr>
      <w:r>
        <w:t xml:space="preserve">Vale destacar que Abel mencionou, nesse contexto, que a </w:t>
      </w:r>
      <w:proofErr w:type="spellStart"/>
      <w:r>
        <w:t>Cambel</w:t>
      </w:r>
      <w:proofErr w:type="spellEnd"/>
      <w:r>
        <w:t xml:space="preserve"> Contabilidade possui um produto chamado "Consultoria e Assessoria Gerencial", desenhado justamente para ajudar a oficina a alcançar esse patamar de faturamento esperado, e que a intenção é incluir um link para a página desse produto no resultado do diagnóstico.</w:t>
      </w:r>
    </w:p>
    <w:p w:rsidR="00A20448" w:rsidRDefault="00000000" w14:paraId="24C474D2" w14:textId="44A99429">
      <w:pPr>
        <w:pStyle w:val="Ttulo2"/>
        <w:spacing w:before="280" w:after="120"/>
      </w:pPr>
      <w:r w:rsidR="09E33959">
        <w:rPr/>
        <w:t xml:space="preserve"> Pergunta 10 — Checklist de vendas</w:t>
      </w:r>
    </w:p>
    <w:p w:rsidR="00A20448" w:rsidRDefault="00000000" w14:paraId="1FC26007" w14:textId="77777777">
      <w:pPr>
        <w:spacing w:after="100"/>
      </w:pPr>
      <w:r>
        <w:rPr>
          <w:b/>
          <w:bCs/>
        </w:rPr>
        <w:t>Enunciado: "São feitos checklists de venda? De entrada e saída do veículo?"</w:t>
      </w:r>
    </w:p>
    <w:p w:rsidR="00A20448" w:rsidRDefault="00000000" w14:paraId="7EEAA7CF" w14:textId="77777777">
      <w:pPr>
        <w:spacing w:after="140"/>
      </w:pPr>
      <w:r>
        <w:t>Modelo de resposta: A) Sim; B) Não.</w:t>
      </w:r>
    </w:p>
    <w:p w:rsidR="00A20448" w:rsidRDefault="00000000" w14:paraId="0B34A40B" w14:textId="77777777">
      <w:pPr>
        <w:spacing w:after="140"/>
      </w:pPr>
      <w:r>
        <w:t xml:space="preserve">Segundo Abel Rosa, a resposta "Sim" deve gerar uma mensagem parabenizando o respondente por estar entre as empresas com boas práticas de vendas. A resposta "Não" deve informar que a simples implementação de um checklist de vendas pode aumentar em até 10% a venda geral da oficina. </w:t>
      </w:r>
      <w:proofErr w:type="spellStart"/>
      <w:r>
        <w:t>Fabrina</w:t>
      </w:r>
      <w:proofErr w:type="spellEnd"/>
      <w:r>
        <w:t xml:space="preserve"> Rezende complementou esse ponto destacando que o checklist também gera valor para o cliente final, pois permite oferecer a ele soluções ou serviços que ele talvez não soubesse que precisava — esse complemento foi incorporado ao texto de retorno.</w:t>
      </w:r>
    </w:p>
    <w:p w:rsidR="00A20448" w:rsidRDefault="00000000" w14:paraId="7D85E693" w14:textId="3DD7A010">
      <w:pPr>
        <w:pStyle w:val="Ttulo2"/>
        <w:spacing w:before="280" w:after="120"/>
      </w:pPr>
      <w:r w:rsidR="09E33959">
        <w:rPr/>
        <w:t xml:space="preserve"> Pergunta 11 — Controle de produtividade por técnico</w:t>
      </w:r>
    </w:p>
    <w:p w:rsidR="00A20448" w:rsidRDefault="00000000" w14:paraId="14EB9888" w14:textId="77777777">
      <w:pPr>
        <w:spacing w:after="100"/>
      </w:pPr>
      <w:r>
        <w:rPr>
          <w:b/>
          <w:bCs/>
        </w:rPr>
        <w:t>Enunciado: "Existe um controle de produtividade por técnico?"</w:t>
      </w:r>
    </w:p>
    <w:p w:rsidR="00A20448" w:rsidRDefault="00000000" w14:paraId="2D474817" w14:textId="77777777">
      <w:pPr>
        <w:spacing w:after="140"/>
      </w:pPr>
      <w:r>
        <w:t>Modelo de resposta: A) Sim; B) Não.</w:t>
      </w:r>
    </w:p>
    <w:p w:rsidR="00A20448" w:rsidRDefault="00000000" w14:paraId="22A5540D" w14:textId="35960A95">
      <w:pPr>
        <w:spacing w:after="140"/>
      </w:pPr>
      <w:r w:rsidR="09E33959">
        <w:rPr/>
        <w:t>O quiz implementado segue essa decisão final.</w:t>
      </w:r>
    </w:p>
    <w:p w:rsidR="602957F0" w:rsidP="57135B26" w:rsidRDefault="602957F0" w14:paraId="2E973ED1" w14:textId="38E27CA5">
      <w:pPr>
        <w:bidi w:val="0"/>
        <w:spacing w:before="240" w:beforeAutospacing="off" w:after="240" w:afterAutospacing="off"/>
        <w:jc w:val="left"/>
      </w:pPr>
      <w:r w:rsidRPr="57135B26" w:rsidR="602957F0">
        <w:rPr>
          <w:rFonts w:ascii="Times New Roman" w:hAnsi="Times New Roman" w:eastAsia="Times New Roman" w:cs="Times New Roman"/>
          <w:noProof w:val="0"/>
          <w:sz w:val="20"/>
          <w:szCs w:val="20"/>
          <w:lang w:val="pt-BR"/>
        </w:rPr>
        <w:t xml:space="preserve">O texto de retorno para </w:t>
      </w:r>
      <w:r w:rsidRPr="57135B26" w:rsidR="602957F0">
        <w:rPr>
          <w:rFonts w:ascii="Times New Roman" w:hAnsi="Times New Roman" w:eastAsia="Times New Roman" w:cs="Times New Roman"/>
          <w:b w:val="1"/>
          <w:bCs w:val="1"/>
          <w:noProof w:val="0"/>
          <w:sz w:val="20"/>
          <w:szCs w:val="20"/>
          <w:lang w:val="pt-BR"/>
        </w:rPr>
        <w:t>“Sim”</w:t>
      </w:r>
      <w:r w:rsidRPr="57135B26" w:rsidR="602957F0">
        <w:rPr>
          <w:rFonts w:ascii="Times New Roman" w:hAnsi="Times New Roman" w:eastAsia="Times New Roman" w:cs="Times New Roman"/>
          <w:noProof w:val="0"/>
          <w:sz w:val="20"/>
          <w:szCs w:val="20"/>
          <w:lang w:val="pt-BR"/>
        </w:rPr>
        <w:t xml:space="preserve"> deve reforçar que esse controle permite à oficina avaliar, com base em dados, se cada técnico está gerando a </w:t>
      </w:r>
      <w:r w:rsidRPr="57135B26" w:rsidR="602957F0">
        <w:rPr>
          <w:rFonts w:ascii="Times New Roman" w:hAnsi="Times New Roman" w:eastAsia="Times New Roman" w:cs="Times New Roman"/>
          <w:b w:val="1"/>
          <w:bCs w:val="1"/>
          <w:noProof w:val="0"/>
          <w:sz w:val="20"/>
          <w:szCs w:val="20"/>
          <w:lang w:val="pt-BR"/>
        </w:rPr>
        <w:t>produtividade e a lucratividade esperadas para sua função</w:t>
      </w:r>
      <w:r w:rsidRPr="57135B26" w:rsidR="602957F0">
        <w:rPr>
          <w:rFonts w:ascii="Times New Roman" w:hAnsi="Times New Roman" w:eastAsia="Times New Roman" w:cs="Times New Roman"/>
          <w:noProof w:val="0"/>
          <w:sz w:val="20"/>
          <w:szCs w:val="20"/>
          <w:lang w:val="pt-BR"/>
        </w:rPr>
        <w:t>, além de identificar oportunidades de melhoria, melhor aproveitamento da mão de obra e utilização da especialização de cada profissional.</w:t>
      </w:r>
    </w:p>
    <w:p w:rsidR="602957F0" w:rsidP="57135B26" w:rsidRDefault="602957F0" w14:paraId="364EECCE" w14:textId="44F1D88F">
      <w:pPr>
        <w:bidi w:val="0"/>
        <w:spacing w:before="240" w:beforeAutospacing="off" w:after="240" w:afterAutospacing="off"/>
        <w:jc w:val="left"/>
      </w:pPr>
      <w:r w:rsidRPr="57135B26" w:rsidR="602957F0">
        <w:rPr>
          <w:rFonts w:ascii="Times New Roman" w:hAnsi="Times New Roman" w:eastAsia="Times New Roman" w:cs="Times New Roman"/>
          <w:noProof w:val="0"/>
          <w:sz w:val="20"/>
          <w:szCs w:val="20"/>
          <w:lang w:val="pt-BR"/>
        </w:rPr>
        <w:t xml:space="preserve">Para </w:t>
      </w:r>
      <w:r w:rsidRPr="57135B26" w:rsidR="602957F0">
        <w:rPr>
          <w:rFonts w:ascii="Times New Roman" w:hAnsi="Times New Roman" w:eastAsia="Times New Roman" w:cs="Times New Roman"/>
          <w:b w:val="1"/>
          <w:bCs w:val="1"/>
          <w:noProof w:val="0"/>
          <w:sz w:val="20"/>
          <w:szCs w:val="20"/>
          <w:lang w:val="pt-BR"/>
        </w:rPr>
        <w:t>“Não”</w:t>
      </w:r>
      <w:r w:rsidRPr="57135B26" w:rsidR="602957F0">
        <w:rPr>
          <w:rFonts w:ascii="Times New Roman" w:hAnsi="Times New Roman" w:eastAsia="Times New Roman" w:cs="Times New Roman"/>
          <w:noProof w:val="0"/>
          <w:sz w:val="20"/>
          <w:szCs w:val="20"/>
          <w:lang w:val="pt-BR"/>
        </w:rPr>
        <w:t xml:space="preserve">, o texto deve orientar a </w:t>
      </w:r>
      <w:r w:rsidRPr="57135B26" w:rsidR="602957F0">
        <w:rPr>
          <w:rFonts w:ascii="Times New Roman" w:hAnsi="Times New Roman" w:eastAsia="Times New Roman" w:cs="Times New Roman"/>
          <w:b w:val="1"/>
          <w:bCs w:val="1"/>
          <w:noProof w:val="0"/>
          <w:sz w:val="20"/>
          <w:szCs w:val="20"/>
          <w:lang w:val="pt-BR"/>
        </w:rPr>
        <w:t>implementação prioritária dessa metodologia</w:t>
      </w:r>
      <w:r w:rsidRPr="57135B26" w:rsidR="602957F0">
        <w:rPr>
          <w:rFonts w:ascii="Times New Roman" w:hAnsi="Times New Roman" w:eastAsia="Times New Roman" w:cs="Times New Roman"/>
          <w:noProof w:val="0"/>
          <w:sz w:val="20"/>
          <w:szCs w:val="20"/>
          <w:lang w:val="pt-BR"/>
        </w:rPr>
        <w:t xml:space="preserve">, destacando que, para a Cambel, o controle individual da produtividade é fundamental para avaliar se o técnico está, de fato, entregando o resultado esperado para a oficina. A ausência desse indicador deixa a gestão </w:t>
      </w:r>
      <w:r w:rsidRPr="57135B26" w:rsidR="602957F0">
        <w:rPr>
          <w:rFonts w:ascii="Times New Roman" w:hAnsi="Times New Roman" w:eastAsia="Times New Roman" w:cs="Times New Roman"/>
          <w:b w:val="1"/>
          <w:bCs w:val="1"/>
          <w:noProof w:val="0"/>
          <w:sz w:val="20"/>
          <w:szCs w:val="20"/>
          <w:lang w:val="pt-BR"/>
        </w:rPr>
        <w:t>sem uma visão real da produtividade da equipe</w:t>
      </w:r>
      <w:r w:rsidRPr="57135B26" w:rsidR="602957F0">
        <w:rPr>
          <w:rFonts w:ascii="Times New Roman" w:hAnsi="Times New Roman" w:eastAsia="Times New Roman" w:cs="Times New Roman"/>
          <w:noProof w:val="0"/>
          <w:sz w:val="20"/>
          <w:szCs w:val="20"/>
          <w:lang w:val="pt-BR"/>
        </w:rPr>
        <w:t>, pois a percepção de que um mecânico está sempre ocupado ou em movimento não significa, necessariamente, que ele esteja gerando produção, horas vendidas e lucratividade compatíveis com o potencial da oficina.</w:t>
      </w:r>
    </w:p>
    <w:p w:rsidR="57135B26" w:rsidP="57135B26" w:rsidRDefault="57135B26" w14:paraId="75AD86C2" w14:textId="42F8DB79">
      <w:pPr>
        <w:pStyle w:val="Normal"/>
        <w:suppressLineNumbers w:val="0"/>
        <w:bidi w:val="0"/>
        <w:spacing w:before="0" w:beforeAutospacing="off" w:after="140" w:afterAutospacing="off" w:line="259" w:lineRule="auto"/>
        <w:ind w:left="0" w:right="0"/>
        <w:jc w:val="left"/>
      </w:pPr>
    </w:p>
    <w:p w:rsidR="00A20448" w:rsidRDefault="00A20448" w14:paraId="0FD43F0A" w14:textId="77777777">
      <w:pPr>
        <w:pBdr>
          <w:bottom w:val="single" w:color="C9C4B4" w:sz="6" w:space="1"/>
        </w:pBdr>
        <w:spacing w:before="200" w:after="200"/>
      </w:pPr>
    </w:p>
    <w:p w:rsidR="00A20448" w:rsidRDefault="00000000" w14:paraId="5C832997" w14:textId="28EEEDB4">
      <w:pPr>
        <w:pStyle w:val="Ttulo1"/>
        <w:spacing w:before="360" w:after="160"/>
      </w:pPr>
      <w:r w:rsidR="09E33959">
        <w:rPr/>
        <w:t xml:space="preserve"> Categoria Gestão</w:t>
      </w:r>
    </w:p>
    <w:p w:rsidR="00A20448" w:rsidRDefault="00000000" w14:paraId="2EDF6038" w14:textId="7AA60EB1">
      <w:pPr>
        <w:pStyle w:val="Ttulo2"/>
        <w:spacing w:before="280" w:after="120"/>
      </w:pPr>
      <w:r w:rsidR="09E33959">
        <w:rPr/>
        <w:t>Pergunta 12 — Processos para a operação</w:t>
      </w:r>
    </w:p>
    <w:p w:rsidR="00A20448" w:rsidRDefault="00000000" w14:paraId="4A7B206E" w14:textId="77777777">
      <w:pPr>
        <w:spacing w:after="100"/>
      </w:pPr>
      <w:r>
        <w:rPr>
          <w:b/>
          <w:bCs/>
        </w:rPr>
        <w:t>Enunciado: "A oficina possui processos para a operação?"</w:t>
      </w:r>
    </w:p>
    <w:p w:rsidR="00A20448" w:rsidP="57135B26" w:rsidRDefault="00000000" w14:paraId="12195B80" w14:textId="41C0D2B3">
      <w:pPr>
        <w:pStyle w:val="Normal"/>
        <w:suppressLineNumbers w:val="0"/>
        <w:bidi w:val="0"/>
        <w:spacing w:before="0" w:beforeAutospacing="off" w:after="140" w:afterAutospacing="off" w:line="259" w:lineRule="auto"/>
        <w:ind w:left="0" w:right="0"/>
        <w:jc w:val="left"/>
      </w:pPr>
      <w:r w:rsidR="09E33959">
        <w:rPr/>
        <w:t xml:space="preserve">Modelo de resposta: A) Sem processo definido; B) Existe um </w:t>
      </w:r>
      <w:r w:rsidR="7D592AE4">
        <w:rPr/>
        <w:t xml:space="preserve">processo </w:t>
      </w:r>
      <w:r w:rsidR="09E33959">
        <w:rPr/>
        <w:t>básico, mas nem sempre é seguido; C) Existem processos e são seguidos por todos.</w:t>
      </w:r>
      <w:proofErr w:type="spellStart"/>
      <w:proofErr w:type="spellEnd"/>
      <w:proofErr w:type="spellStart"/>
      <w:proofErr w:type="spellEnd"/>
    </w:p>
    <w:p w:rsidR="00A20448" w:rsidRDefault="00000000" w14:paraId="71D7F0AC" w14:textId="77777777">
      <w:pPr>
        <w:spacing w:after="140"/>
      </w:pPr>
      <w:r>
        <w:t>Os textos de retorno definidos por Abel Rosa para cada alternativa são bastante ricos:</w:t>
      </w:r>
    </w:p>
    <w:p w:rsidR="00A20448" w:rsidP="57135B26" w:rsidRDefault="00000000" w14:paraId="0438F903" w14:textId="00E14084">
      <w:pPr>
        <w:pStyle w:val="PargrafodaLista"/>
        <w:numPr>
          <w:ilvl w:val="0"/>
          <w:numId w:val="1"/>
        </w:numPr>
        <w:suppressLineNumbers w:val="0"/>
        <w:bidi w:val="0"/>
        <w:spacing w:before="0" w:beforeAutospacing="off" w:after="80" w:afterAutospacing="off" w:line="259" w:lineRule="auto"/>
        <w:ind w:left="720" w:right="0" w:hanging="360"/>
        <w:jc w:val="left"/>
        <w:rPr/>
      </w:pPr>
      <w:r w:rsidR="09E33959">
        <w:rPr/>
        <w:t xml:space="preserve">Alternativa A (sem processo definido): o texto explica que, para um bom desempenho da oficina, é necessário desenvolver processos desde o primeiro contato visual com o cliente que se aproxima — como deve ser o comportamento, a expressão facial e o tipo de cumprimento a ser dado — além de padronizar o registro/cadastro do veículo na entrada. Reforça-se que os padrões de qualidade estabelecidos pelo fundador da </w:t>
      </w:r>
      <w:r w:rsidR="33E0C2E4">
        <w:rPr/>
        <w:t xml:space="preserve">oficina </w:t>
      </w:r>
      <w:r w:rsidR="09E33959">
        <w:rPr/>
        <w:t>precisam ser seguidos por todos dentro da oficina, já que o dono nem sempre estará disponível para realizar o primeiro atendimento pessoalmente.</w:t>
      </w:r>
    </w:p>
    <w:p w:rsidR="00A20448" w:rsidP="57135B26" w:rsidRDefault="00000000" w14:paraId="18B5ABC1" w14:textId="520D2E6E">
      <w:pPr>
        <w:pStyle w:val="PargrafodaLista"/>
        <w:numPr>
          <w:ilvl w:val="0"/>
          <w:numId w:val="1"/>
        </w:numPr>
        <w:suppressLineNumbers w:val="0"/>
        <w:bidi w:val="0"/>
        <w:spacing w:before="0" w:beforeAutospacing="off" w:after="80" w:afterAutospacing="off" w:line="259" w:lineRule="auto"/>
        <w:ind w:left="720" w:right="0" w:hanging="360"/>
        <w:jc w:val="left"/>
        <w:rPr/>
      </w:pPr>
      <w:r w:rsidR="09E33959">
        <w:rPr/>
        <w:t xml:space="preserve">Alternativa B (roteiro básico nem sempre seguido): o texto explica que roteiros podem — e devem — ser criados, mas precisam ter riqueza de detalhes; sem esse nível de detalhamento, a decisão de "qual a melhor ação a tomar" acaba ficando a critério de cada colaborador individualmente. Isso exige da </w:t>
      </w:r>
      <w:r w:rsidR="29D9ABF6">
        <w:rPr/>
        <w:t xml:space="preserve">oficina </w:t>
      </w:r>
      <w:r w:rsidR="09E33959">
        <w:rPr/>
        <w:t>uma boa seleção de pessoas e investimento em treinamento, e o texto reforça que mesmo um roteiro básico deve ser sempre seguido à risca — sem essa disciplina, a qualidade do atendimento e da prestação de serviço tende a cair.</w:t>
      </w:r>
    </w:p>
    <w:p w:rsidR="00A20448" w:rsidRDefault="00000000" w14:paraId="0C8ABF6B" w14:textId="77777777">
      <w:pPr>
        <w:pStyle w:val="PargrafodaLista"/>
        <w:numPr>
          <w:ilvl w:val="0"/>
          <w:numId w:val="1"/>
        </w:numPr>
        <w:spacing w:after="80"/>
        <w:rPr/>
      </w:pPr>
      <w:r w:rsidR="09E33959">
        <w:rPr/>
        <w:t>Alternativa C (processos definidos e seguidos por todos): o texto parabeniza o respondente por estar entre as empresas que se destacam no mercado de oficinas. Processos bem definidos garantem qualidade em toda a jornada do veículo — entrada, permanência e saída — porque todos os colaboradores sabem exatamente o que se espera de cada etapa da operação. Um ponto adicional trazido por Abel neste contexto: empresas com processos bem definidos têm mais facilidade para implementar um modelo de premiação vinculado ao sucesso do cliente (por exemplo, ausência de retorno do veículo por retrabalho dentro de um período), como alternativa ao modelo tradicional de comissão por venda para os mecânicos — a remuneração passaria a ser uma premiação vinculada ao sucesso mensal da operação como um todo, podendo abranger não só mecânicos, mas também auxiliares, consultores de vendas e até a equipe de limpeza da oficina.</w:t>
      </w:r>
    </w:p>
    <w:p w:rsidR="00A20448" w:rsidP="57135B26" w:rsidRDefault="00000000" w14:paraId="41DE171B" w14:textId="518EC2AC">
      <w:pPr>
        <w:pStyle w:val="Normal"/>
        <w:suppressLineNumbers w:val="0"/>
        <w:bidi w:val="0"/>
        <w:spacing w:before="0" w:beforeAutospacing="off" w:after="140" w:afterAutospacing="off" w:line="259" w:lineRule="auto"/>
        <w:ind w:left="0" w:right="0"/>
        <w:jc w:val="left"/>
      </w:pPr>
      <w:r w:rsidR="28240AB6">
        <w:rPr/>
        <w:t>A</w:t>
      </w:r>
      <w:r w:rsidR="09E33959">
        <w:rPr/>
        <w:t xml:space="preserve">o final dessa pergunta, </w:t>
      </w:r>
      <w:r w:rsidR="2BDC12C4">
        <w:rPr/>
        <w:t xml:space="preserve">foi </w:t>
      </w:r>
      <w:r w:rsidR="2BDC12C4">
        <w:rPr/>
        <w:t>definido</w:t>
      </w:r>
      <w:r w:rsidR="2BDC12C4">
        <w:rPr/>
        <w:t xml:space="preserve"> que </w:t>
      </w:r>
      <w:r w:rsidR="09E33959">
        <w:rPr/>
        <w:t>processos bem definidos também facilitam a ausência do proprietário na oficina, já que toda a equipe sabe o que fazer e como fazer em praticamente todas as situações previstas na operação — ponto que se conecta diretamente com a Pergunta 13, sobre dependência do proprietário.</w:t>
      </w:r>
    </w:p>
    <w:p w:rsidR="00A20448" w:rsidRDefault="00000000" w14:paraId="0029393C" w14:textId="49A459FA">
      <w:pPr>
        <w:pStyle w:val="Ttulo2"/>
        <w:spacing w:before="280" w:after="120"/>
      </w:pPr>
      <w:r w:rsidR="09E33959">
        <w:rPr/>
        <w:t>Pergunta 13 — Proprietário como gestor de pátio</w:t>
      </w:r>
    </w:p>
    <w:p w:rsidR="00A20448" w:rsidRDefault="00000000" w14:paraId="48855EC8" w14:textId="77777777">
      <w:pPr>
        <w:spacing w:after="100"/>
      </w:pPr>
      <w:r>
        <w:rPr>
          <w:b/>
          <w:bCs/>
        </w:rPr>
        <w:t>Enunciado: "O proprietário é o próprio gestor de pátio?"</w:t>
      </w:r>
    </w:p>
    <w:p w:rsidR="00A20448" w:rsidRDefault="00000000" w14:paraId="3F91EA09" w14:textId="77777777">
      <w:pPr>
        <w:spacing w:after="140"/>
      </w:pPr>
      <w:r>
        <w:t>Modelo de resposta: A) Sim; B) Não.</w:t>
      </w:r>
    </w:p>
    <w:p w:rsidR="00A20448" w:rsidRDefault="00000000" w14:paraId="5BCC3927" w14:textId="77777777">
      <w:pPr>
        <w:spacing w:after="140"/>
      </w:pPr>
      <w:r>
        <w:t xml:space="preserve">Atenção especial deve ser dada à lógica invertida desta pergunta, discutida com cuidado entre </w:t>
      </w:r>
      <w:proofErr w:type="spellStart"/>
      <w:r>
        <w:t>Fabrina</w:t>
      </w:r>
      <w:proofErr w:type="spellEnd"/>
      <w:r>
        <w:t xml:space="preserve"> e Abel durante a reunião: a resposta "Sim" (o proprietário É o próprio gestor de pátio) é o cenário considerado de ATENÇÃO/risco, e não o cenário positivo — pois indica alta dependência do proprietário no dia a dia operacional. A resposta "Não" (ou seja, a oficina já possui um gestor de pátio dedicado, diferente do proprietário) é o cenário considerado positivo.</w:t>
      </w:r>
    </w:p>
    <w:p w:rsidR="09E33959" w:rsidP="57135B26" w:rsidRDefault="09E33959" w14:paraId="5B2CBD87" w14:textId="662760DF">
      <w:pPr>
        <w:spacing w:after="140"/>
      </w:pPr>
      <w:r w:rsidRPr="57135B26" w:rsidR="09E33959">
        <w:rPr>
          <w:color w:val="FF0000"/>
        </w:rPr>
        <w:t>Para a resposta "Sim", Abel Rosa recomenda que o texto sugira que o proprietário comece a treinar um gestor de pátio, argumentando que todo empresário precisa ter um substituto dentro da própria empresa, pois não deve dedicar 100% do seu tempo apenas à operação do dia a dia — ele também precisa de tempo para se dedicar à gestão estratégica do negócio, participar de seminários, congressos e feiras do setor, e, fundamentalmente, poder tirar férias sem que isso comprometa o funcionamento da oficina.</w:t>
      </w:r>
      <w:r>
        <w:br/>
      </w:r>
      <w:r>
        <w:br/>
      </w:r>
      <w:r w:rsidRPr="57135B26" w:rsidR="47E860C5">
        <w:rPr>
          <w:color w:val="FF0000"/>
        </w:rPr>
        <w:t>P</w:t>
      </w:r>
      <w:r w:rsidRPr="57135B26" w:rsidR="47E860C5">
        <w:rPr>
          <w:color w:val="FF0000"/>
        </w:rPr>
        <w:t xml:space="preserve">ara a resposta </w:t>
      </w:r>
      <w:r w:rsidRPr="57135B26" w:rsidR="07441C05">
        <w:rPr>
          <w:color w:val="FF0000"/>
        </w:rPr>
        <w:t>“</w:t>
      </w:r>
      <w:r w:rsidRPr="57135B26" w:rsidR="07441C05">
        <w:rPr>
          <w:rFonts w:ascii="Times New Roman" w:hAnsi="Times New Roman" w:eastAsia="Times New Roman" w:cs="Times New Roman"/>
          <w:b w:val="1"/>
          <w:bCs w:val="1"/>
          <w:noProof w:val="0"/>
          <w:color w:val="FF0000"/>
          <w:sz w:val="20"/>
          <w:szCs w:val="20"/>
          <w:lang w:val="pt-BR"/>
        </w:rPr>
        <w:t>Não”</w:t>
      </w:r>
      <w:r w:rsidRPr="57135B26" w:rsidR="07441C05">
        <w:rPr>
          <w:rFonts w:ascii="Times New Roman" w:hAnsi="Times New Roman" w:eastAsia="Times New Roman" w:cs="Times New Roman"/>
          <w:noProof w:val="0"/>
          <w:color w:val="FF0000"/>
          <w:sz w:val="20"/>
          <w:szCs w:val="20"/>
          <w:lang w:val="pt-BR"/>
        </w:rPr>
        <w:t xml:space="preserve">, o retorno deve </w:t>
      </w:r>
      <w:r w:rsidRPr="57135B26" w:rsidR="07441C05">
        <w:rPr>
          <w:rFonts w:ascii="Times New Roman" w:hAnsi="Times New Roman" w:eastAsia="Times New Roman" w:cs="Times New Roman"/>
          <w:b w:val="1"/>
          <w:bCs w:val="1"/>
          <w:noProof w:val="0"/>
          <w:color w:val="FF0000"/>
          <w:sz w:val="20"/>
          <w:szCs w:val="20"/>
          <w:lang w:val="pt-BR"/>
        </w:rPr>
        <w:t>parabenizar a oficina pelo nível de independência operacional já alcançado</w:t>
      </w:r>
      <w:r w:rsidRPr="57135B26" w:rsidR="07441C05">
        <w:rPr>
          <w:rFonts w:ascii="Times New Roman" w:hAnsi="Times New Roman" w:eastAsia="Times New Roman" w:cs="Times New Roman"/>
          <w:noProof w:val="0"/>
          <w:color w:val="FF0000"/>
          <w:sz w:val="20"/>
          <w:szCs w:val="20"/>
          <w:lang w:val="pt-BR"/>
        </w:rPr>
        <w:t>, reforçando a importância de manter e aprimorar esse processo. A gestão deve continuar fortalecendo os líderes, processos e responsabilidades da equipe, garantindo que a operação permaneça estruturada e funcionando de forma consistente mesmo na ausência do proprietário.</w:t>
      </w:r>
    </w:p>
    <w:p w:rsidR="00A20448" w:rsidRDefault="00000000" w14:paraId="1B1E41F5" w14:textId="3E73C20B">
      <w:pPr>
        <w:pStyle w:val="Ttulo2"/>
        <w:spacing w:before="280" w:after="120"/>
      </w:pPr>
      <w:r w:rsidR="09E33959">
        <w:rPr/>
        <w:t>Pergunta 14 — Sistema de gestão utilizado</w:t>
      </w:r>
    </w:p>
    <w:p w:rsidR="00A20448" w:rsidRDefault="00000000" w14:paraId="72D51018" w14:textId="77777777">
      <w:pPr>
        <w:spacing w:after="100"/>
      </w:pPr>
      <w:r>
        <w:rPr>
          <w:b/>
          <w:bCs/>
        </w:rPr>
        <w:t>Enunciado: "Qual o sistema de gestão da oficina?"</w:t>
      </w:r>
    </w:p>
    <w:p w:rsidR="00A20448" w:rsidP="57135B26" w:rsidRDefault="00000000" w14:paraId="1F6FED01" w14:textId="22599265">
      <w:pPr>
        <w:spacing w:before="240" w:beforeAutospacing="off" w:after="240" w:afterAutospacing="off"/>
        <w:rPr>
          <w:rFonts w:ascii="Times New Roman" w:hAnsi="Times New Roman" w:eastAsia="Times New Roman" w:cs="Times New Roman"/>
          <w:noProof w:val="0"/>
          <w:color w:val="FF0000"/>
          <w:sz w:val="20"/>
          <w:szCs w:val="20"/>
          <w:lang w:val="pt-BR"/>
        </w:rPr>
      </w:pPr>
      <w:r w:rsidR="09E33959">
        <w:rPr/>
        <w:t xml:space="preserve">Modelo de resposta: lista de opções — </w:t>
      </w:r>
      <w:r w:rsidR="09E33959">
        <w:rPr/>
        <w:t>Ultracar</w:t>
      </w:r>
      <w:r w:rsidR="09E33959">
        <w:rPr/>
        <w:t xml:space="preserve">, </w:t>
      </w:r>
      <w:r w:rsidR="09E33959">
        <w:rPr/>
        <w:t>Syscar</w:t>
      </w:r>
      <w:r w:rsidR="09E33959">
        <w:rPr/>
        <w:t xml:space="preserve">, Oficina Inteligente, </w:t>
      </w:r>
      <w:r w:rsidR="09E33959">
        <w:rPr/>
        <w:t>Onmotors</w:t>
      </w:r>
      <w:r w:rsidR="09E33959">
        <w:rPr/>
        <w:t>, Griffo ou Outros.</w:t>
      </w:r>
      <w:r>
        <w:br/>
      </w:r>
      <w:r>
        <w:br/>
      </w:r>
      <w:r w:rsidRPr="57135B26" w:rsidR="62AB34B5">
        <w:rPr>
          <w:rFonts w:ascii="Times New Roman" w:hAnsi="Times New Roman" w:eastAsia="Times New Roman" w:cs="Times New Roman"/>
          <w:noProof w:val="0"/>
          <w:color w:val="FF0000"/>
          <w:sz w:val="20"/>
          <w:szCs w:val="20"/>
          <w:lang w:val="pt-BR"/>
        </w:rPr>
        <w:t>A lógica seria:</w:t>
      </w:r>
    </w:p>
    <w:p w:rsidR="00A20448" w:rsidP="57135B26" w:rsidRDefault="00000000" w14:paraId="72D75C7B" w14:textId="6B914A5D">
      <w:pPr>
        <w:spacing w:before="240" w:beforeAutospacing="off" w:after="240" w:afterAutospacing="off"/>
        <w:rPr>
          <w:rFonts w:ascii="Times New Roman" w:hAnsi="Times New Roman" w:eastAsia="Times New Roman" w:cs="Times New Roman"/>
          <w:noProof w:val="0"/>
          <w:color w:val="FF0000"/>
          <w:sz w:val="20"/>
          <w:szCs w:val="20"/>
          <w:lang w:val="pt-BR"/>
        </w:rPr>
      </w:pPr>
      <w:r w:rsidRPr="57135B26" w:rsidR="62AB34B5">
        <w:rPr>
          <w:rFonts w:ascii="Times New Roman" w:hAnsi="Times New Roman" w:eastAsia="Times New Roman" w:cs="Times New Roman"/>
          <w:noProof w:val="0"/>
          <w:color w:val="FF0000"/>
          <w:sz w:val="20"/>
          <w:szCs w:val="20"/>
          <w:lang w:val="pt-BR"/>
        </w:rPr>
        <w:t xml:space="preserve">O cliente informa qual sistema utiliza → o Quiz identifica o sistema → retorna uma mensagem reconhecendo que ele já possui uma ferramenta de gestão e </w:t>
      </w:r>
      <w:r w:rsidRPr="57135B26" w:rsidR="62AB34B5">
        <w:rPr>
          <w:rFonts w:ascii="Times New Roman" w:hAnsi="Times New Roman" w:eastAsia="Times New Roman" w:cs="Times New Roman"/>
          <w:b w:val="1"/>
          <w:bCs w:val="1"/>
          <w:noProof w:val="0"/>
          <w:color w:val="FF0000"/>
          <w:sz w:val="20"/>
          <w:szCs w:val="20"/>
          <w:lang w:val="pt-BR"/>
        </w:rPr>
        <w:t>destaca benefícios daquele sistema especificamente</w:t>
      </w:r>
      <w:r w:rsidRPr="57135B26" w:rsidR="62AB34B5">
        <w:rPr>
          <w:rFonts w:ascii="Times New Roman" w:hAnsi="Times New Roman" w:eastAsia="Times New Roman" w:cs="Times New Roman"/>
          <w:noProof w:val="0"/>
          <w:color w:val="FF0000"/>
          <w:sz w:val="20"/>
          <w:szCs w:val="20"/>
          <w:lang w:val="pt-BR"/>
        </w:rPr>
        <w:t>, sem dizer que o sistema é melhor ou pior que os demais.</w:t>
      </w:r>
    </w:p>
    <w:p w:rsidR="00A20448" w:rsidRDefault="00000000" w14:paraId="6BDA6044" w14:textId="77777777">
      <w:pPr>
        <w:spacing w:after="140"/>
      </w:pPr>
      <w:r>
        <w:t xml:space="preserve">Os elogios específicos definidos para cada sistema (de forma genérica, sem detalhamento técnico aprofundado de funcionalidades) foram: </w:t>
      </w:r>
      <w:proofErr w:type="spellStart"/>
      <w:r>
        <w:t>Ultracar</w:t>
      </w:r>
      <w:proofErr w:type="spellEnd"/>
      <w:r>
        <w:t xml:space="preserve"> — bom controle geral da operação; </w:t>
      </w:r>
      <w:proofErr w:type="spellStart"/>
      <w:r>
        <w:t>Syscar</w:t>
      </w:r>
      <w:proofErr w:type="spellEnd"/>
      <w:r>
        <w:t xml:space="preserve"> — sistema excelente, com boa facilidade em diversos pontos da gestão; Oficina Inteligente — o cliente está muito bem assessorado; </w:t>
      </w:r>
      <w:proofErr w:type="spellStart"/>
      <w:r>
        <w:t>Onmotors</w:t>
      </w:r>
      <w:proofErr w:type="spellEnd"/>
      <w:r>
        <w:t xml:space="preserve"> — atende muito bem as oficinas mecânicas; Griffo — sistema simples, direto e objetivo. Para a opção "Outros", o texto orienta que, caso o sistema utilizado não seja uma solução dedicada e específica para oficinas mecânicas, a oficina pode estar perdendo produtividade, já que sistemas especializados trazem facilidades e possibilitam registros que beneficiam diretamente a gestão do negócio.</w:t>
      </w:r>
    </w:p>
    <w:p w:rsidR="00A20448" w:rsidRDefault="00000000" w14:paraId="33ABF050" w14:textId="0B66CA8B">
      <w:pPr>
        <w:spacing w:after="140"/>
      </w:pPr>
      <w:r w:rsidR="09E33959">
        <w:rPr/>
        <w:t xml:space="preserve">Um detalhe relevante mencionado na reunião, mas que não compõe diretamente o texto de retorno do quiz, é que a </w:t>
      </w:r>
      <w:r w:rsidR="09E33959">
        <w:rPr/>
        <w:t>Cambel</w:t>
      </w:r>
      <w:r w:rsidR="09E33959">
        <w:rPr/>
        <w:t xml:space="preserve"> Contabilidade utiliza atualmente um dashboard próprio desenvolvido internamente para a consultoria gerencial, justamente porque, segundo Abel, os softwares de gestão de oficina do mercado não entregam bons dashboards financeiros/gerenciais (ex.: falta de DRE bem estruturado dentro de alguns desses sistemas).</w:t>
      </w:r>
      <w:ins w:author="Abel Rosa" w:date="2026-08-26T18:37:59.263Z" w16du:dateUtc="2026-08-26T18:37:59.263Z" w:id="905485735">
        <w:r w:rsidR="102816B5">
          <w:t xml:space="preserve"> Em todos os casos, deve-se retornar que a </w:t>
        </w:r>
        <w:r w:rsidR="102816B5">
          <w:t>Cambel</w:t>
        </w:r>
        <w:r w:rsidR="102816B5">
          <w:t xml:space="preserve"> </w:t>
        </w:r>
        <w:r w:rsidR="102816B5">
          <w:t>conecta-se</w:t>
        </w:r>
        <w:r w:rsidR="102816B5">
          <w:t xml:space="preserve"> a cada sof</w:t>
        </w:r>
      </w:ins>
      <w:ins w:author="Abel Rosa" w:date="2026-08-26T18:38:59.836Z" w16du:dateUtc="2026-08-26T18:38:59.836Z" w:id="112551445">
        <w:r w:rsidR="68529690">
          <w:t xml:space="preserve">tware para extrair os dados que realmente importam para uma gestão eficiente, trazendo para o </w:t>
        </w:r>
        <w:r w:rsidR="68529690">
          <w:t>dia-a-dia</w:t>
        </w:r>
        <w:r w:rsidR="68529690">
          <w:t xml:space="preserve"> os indicadores que </w:t>
        </w:r>
        <w:r w:rsidR="68529690">
          <w:t>modam</w:t>
        </w:r>
        <w:r w:rsidR="68529690">
          <w:t xml:space="preserve"> o negócio, que fazer o gest</w:t>
        </w:r>
      </w:ins>
      <w:ins w:author="Abel Rosa" w:date="2026-08-26T18:39:18.881Z" w16du:dateUtc="2026-08-26T18:39:18.881Z" w:id="1230106338">
        <w:r w:rsidR="68529690">
          <w:t>o</w:t>
        </w:r>
        <w:r w:rsidR="0A2ED10C">
          <w:t>r tomar decisões rápidas e alcançar os resultados desejados.</w:t>
        </w:r>
      </w:ins>
    </w:p>
    <w:p w:rsidR="00A20448" w:rsidRDefault="00000000" w14:paraId="662EFE35" w14:textId="0DEB31BC">
      <w:pPr>
        <w:pStyle w:val="Ttulo2"/>
        <w:spacing w:before="280" w:after="120"/>
      </w:pPr>
      <w:r w:rsidR="09E33959">
        <w:rPr/>
        <w:t>Pergunta 15 — Software de precificação de mão de obra</w:t>
      </w:r>
    </w:p>
    <w:p w:rsidR="00A20448" w:rsidRDefault="00000000" w14:paraId="33DB2C98" w14:textId="77777777">
      <w:pPr>
        <w:spacing w:after="100"/>
      </w:pPr>
      <w:r>
        <w:rPr>
          <w:b/>
          <w:bCs/>
        </w:rPr>
        <w:t>Enunciado: "Sua oficina possui software de precificação de mão de obra?"</w:t>
      </w:r>
    </w:p>
    <w:p w:rsidR="00A20448" w:rsidRDefault="00000000" w14:paraId="7A4A87ED" w14:textId="77777777">
      <w:pPr>
        <w:spacing w:after="140"/>
      </w:pPr>
      <w:r>
        <w:t>Modelo de resposta: A) Sim; B) Não.</w:t>
      </w:r>
    </w:p>
    <w:p w:rsidR="00A20448" w:rsidRDefault="00000000" w14:paraId="184D7E98" w14:textId="77777777">
      <w:pPr>
        <w:spacing w:after="140"/>
      </w:pPr>
      <w:r>
        <w:t>Para a resposta "Sim", o texto parabeniza o respondente, explicando que possuir esse tipo de software significa que existe um padrão de precificação na oficina, o que ajuda a garantir que as margens de contribuição desejadas pelos sócios sejam efetivamente alcançadas. Além disso, esse tipo de software possibilita a aplicação de tabelas de preço diferenciadas para diferentes perfis de cliente.</w:t>
      </w:r>
    </w:p>
    <w:p w:rsidR="00A20448" w:rsidRDefault="00000000" w14:paraId="6FFE4B7B" w14:textId="77777777">
      <w:pPr>
        <w:spacing w:after="140"/>
      </w:pPr>
      <w:r>
        <w:t xml:space="preserve">Para a resposta "Não", o texto recomenda a implantação de um software especializado, citando nominalmente o parceiro </w:t>
      </w:r>
      <w:proofErr w:type="spellStart"/>
      <w:r>
        <w:t>Tempário</w:t>
      </w:r>
      <w:proofErr w:type="spellEnd"/>
      <w:r>
        <w:t xml:space="preserve">, apresentado por Abel como um software com anos de mercado, tecnologia atualizada e </w:t>
      </w:r>
      <w:proofErr w:type="spellStart"/>
      <w:r>
        <w:t>precificadores</w:t>
      </w:r>
      <w:proofErr w:type="spellEnd"/>
      <w:r>
        <w:t xml:space="preserve"> de tempo adequados a diversos tipos de veículo (incluindo automóveis leves, motocicletas e caminhões). Abel destacou como principal benefício do </w:t>
      </w:r>
      <w:proofErr w:type="spellStart"/>
      <w:r>
        <w:t>Tempário</w:t>
      </w:r>
      <w:proofErr w:type="spellEnd"/>
      <w:r>
        <w:t xml:space="preserve"> a possibilidade de aplicar tabelas de preço diferenciadas tanto por tipo de veículo quanto por tipo de cliente (por exemplo, uma tabela de valor de hora para locadoras, outra para empresas e outra para pessoa física), o que amplia significativamente os resultados financeiros obtidos pela oficina. Como referência de resultado, Abel citou que a implantação do </w:t>
      </w:r>
      <w:proofErr w:type="spellStart"/>
      <w:r>
        <w:t>Tempário</w:t>
      </w:r>
      <w:proofErr w:type="spellEnd"/>
      <w:r>
        <w:t xml:space="preserve"> já trouxe, para clientes da </w:t>
      </w:r>
      <w:proofErr w:type="spellStart"/>
      <w:r>
        <w:t>Cambel</w:t>
      </w:r>
      <w:proofErr w:type="spellEnd"/>
      <w:r>
        <w:t>, um aumento de faturamento na ordem de 25%.</w:t>
      </w:r>
    </w:p>
    <w:p w:rsidR="00A20448" w:rsidRDefault="00A20448" w14:paraId="09A2ABB7" w14:textId="77777777">
      <w:pPr>
        <w:pBdr>
          <w:bottom w:val="single" w:color="C9C4B4" w:sz="6" w:space="1"/>
        </w:pBdr>
        <w:spacing w:before="200" w:after="200"/>
      </w:pPr>
    </w:p>
    <w:p w:rsidR="00A20448" w:rsidRDefault="00000000" w14:paraId="40A2530A" w14:textId="481267B1">
      <w:pPr>
        <w:pStyle w:val="Ttulo1"/>
        <w:spacing w:before="360" w:after="160"/>
      </w:pPr>
      <w:r w:rsidR="09E33959">
        <w:rPr/>
        <w:t>Categoria Comercial</w:t>
      </w:r>
    </w:p>
    <w:p w:rsidR="00A20448" w:rsidRDefault="00000000" w14:paraId="2E586C05" w14:textId="37CAD3BF">
      <w:pPr>
        <w:pStyle w:val="Ttulo2"/>
        <w:spacing w:before="280" w:after="120"/>
      </w:pPr>
      <w:r w:rsidR="09E33959">
        <w:rPr/>
        <w:t>Pergunta 16 — Principal canal de chegada de clientes</w:t>
      </w:r>
    </w:p>
    <w:p w:rsidR="00A20448" w:rsidRDefault="00000000" w14:paraId="1134B6F0" w14:textId="77777777">
      <w:pPr>
        <w:spacing w:after="100"/>
      </w:pPr>
      <w:r w:rsidRPr="57135B26" w:rsidR="09E33959">
        <w:rPr>
          <w:b w:val="1"/>
          <w:bCs w:val="1"/>
        </w:rPr>
        <w:t>Enunciado: "Qual o principal canal de chegada dos clientes à oficina?"</w:t>
      </w:r>
    </w:p>
    <w:p w:rsidR="00A20448" w:rsidRDefault="00000000" w14:paraId="6D9FBE9B" w14:textId="77777777">
      <w:pPr>
        <w:spacing w:after="140"/>
      </w:pPr>
      <w:r>
        <w:t>Os textos definidos por Abel Rosa para cada canal são:</w:t>
      </w:r>
    </w:p>
    <w:p w:rsidR="00A20448" w:rsidRDefault="00000000" w14:paraId="246034C0" w14:textId="77777777">
      <w:pPr>
        <w:pStyle w:val="PargrafodaLista"/>
        <w:numPr>
          <w:ilvl w:val="0"/>
          <w:numId w:val="1"/>
        </w:numPr>
        <w:spacing w:after="80"/>
      </w:pPr>
      <w:r>
        <w:t>Indicação: orienta que vale a pena investir em outros canais para que a empresa se mantenha relevante no mercado, pois depender apenas de indicação não é saudável a longo prazo; recomenda manter-se ativo em divulgação via Google, idealmente com gestão profissional dessa ferramenta.</w:t>
      </w:r>
    </w:p>
    <w:p w:rsidR="00A20448" w:rsidRDefault="00000000" w14:paraId="19D467B8" w14:textId="3CC89EA2">
      <w:pPr>
        <w:pStyle w:val="PargrafodaLista"/>
        <w:numPr>
          <w:ilvl w:val="0"/>
          <w:numId w:val="1"/>
        </w:numPr>
        <w:spacing w:after="80"/>
        <w:rPr/>
      </w:pPr>
      <w:r w:rsidR="09E33959">
        <w:rPr/>
        <w:t>Google</w:t>
      </w:r>
      <w:r w:rsidR="1F938FE7">
        <w:rPr/>
        <w:t>/Internet</w:t>
      </w:r>
      <w:r w:rsidR="09E33959">
        <w:rPr/>
        <w:t>: elogia o canal como uma excelente ferramenta para trazer clientes, recomendando manter o perfil do Google sempre atualizado (de preferência gerenciado por um profissional da área) e reforçando que as indicações não devem ser deixadas de lado — pelo contrário, devem ser estimuladas ativamente através de um processo estruturado (por exemplo, aplicando pontos de contato no momento da entrega do veículo ao cliente), e não apenas esperadas de forma espontânea.</w:t>
      </w:r>
    </w:p>
    <w:p w:rsidR="00A20448" w:rsidRDefault="00000000" w14:paraId="049BB9A4" w14:textId="13A090F5">
      <w:pPr>
        <w:pStyle w:val="PargrafodaLista"/>
        <w:numPr>
          <w:ilvl w:val="0"/>
          <w:numId w:val="1"/>
        </w:numPr>
        <w:spacing w:after="80"/>
        <w:rPr/>
      </w:pPr>
      <w:r w:rsidRPr="57135B26" w:rsidR="42962590">
        <w:rPr>
          <w:noProof w:val="0"/>
          <w:lang w:val="pt-BR"/>
        </w:rPr>
        <w:t>Redes sociais e canais digitais</w:t>
      </w:r>
      <w:r w:rsidR="09E33959">
        <w:rPr/>
        <w:t>: o texto parabeniza o respondente, com a observação de que redes sociais não estão historicamente entre os principais canais de conversão de clientes para oficinas (as pessoas costumam apenas visualizar o conteúdo, sem se converter em cliente) — portanto, conseguir clientes efetivamente por esse canal é considerado um resultado positivo e incomum. Ainda assim, o texto reforça a importância de não deixar de lado o Google Meu Negócio bem administrado.</w:t>
      </w:r>
    </w:p>
    <w:p w:rsidR="7E3C97AC" w:rsidP="57135B26" w:rsidRDefault="7E3C97AC" w14:paraId="3B8AC4F5" w14:textId="7E74B8C9">
      <w:pPr>
        <w:pStyle w:val="PargrafodaLista"/>
        <w:numPr>
          <w:ilvl w:val="0"/>
          <w:numId w:val="1"/>
        </w:numPr>
        <w:spacing w:after="80"/>
        <w:rPr/>
      </w:pPr>
      <w:r w:rsidRPr="57135B26" w:rsidR="7E3C97AC">
        <w:rPr>
          <w:b w:val="1"/>
          <w:bCs w:val="1"/>
          <w:noProof w:val="0"/>
          <w:lang w:val="pt-BR"/>
        </w:rPr>
        <w:t>Fluxo espontâneo / cliente captado pelo ponto comercial</w:t>
      </w:r>
      <w:r w:rsidR="09E33959">
        <w:rPr/>
        <w:t>: o texto elogia o bom posicionamento físico da oficina (provavelmente localizada em uma via de bom movimento), reconhecendo que o cliente foi atraído de forma espontânea, por elementos como uma placa ou fachada. Mesmo assim, reforça a necessidade de manter um marketing constante, incluindo o uso de redes sociais para divulgar o trabalho realizado e a atualização constante do Google Meu Negócio, idealmente com apoio profissional.</w:t>
      </w:r>
      <w:r>
        <w:br/>
      </w:r>
      <w:r>
        <w:br/>
      </w:r>
    </w:p>
    <w:p w:rsidR="4D81BC69" w:rsidP="57135B26" w:rsidRDefault="4D81BC69" w14:paraId="0D723801" w14:textId="0F1B5F0A">
      <w:pPr>
        <w:pStyle w:val="PargrafodaLista"/>
        <w:numPr>
          <w:ilvl w:val="0"/>
          <w:numId w:val="1"/>
        </w:numPr>
        <w:spacing w:before="0" w:beforeAutospacing="off" w:after="0" w:afterAutospacing="off"/>
        <w:rPr>
          <w:noProof w:val="0"/>
          <w:color w:val="FF0000"/>
          <w:lang w:val="pt-BR"/>
        </w:rPr>
      </w:pPr>
      <w:r w:rsidRPr="57135B26" w:rsidR="4D81BC69">
        <w:rPr>
          <w:noProof w:val="0"/>
          <w:color w:val="FF0000"/>
          <w:lang w:val="pt-BR"/>
        </w:rPr>
        <w:t>Indicação</w:t>
      </w:r>
    </w:p>
    <w:p w:rsidR="4D81BC69" w:rsidP="57135B26" w:rsidRDefault="4D81BC69" w14:paraId="5010CE62" w14:textId="2A213CD7">
      <w:pPr>
        <w:pStyle w:val="PargrafodaLista"/>
        <w:numPr>
          <w:ilvl w:val="0"/>
          <w:numId w:val="1"/>
        </w:numPr>
        <w:spacing w:before="0" w:beforeAutospacing="off" w:after="0" w:afterAutospacing="off"/>
        <w:rPr>
          <w:noProof w:val="0"/>
          <w:color w:val="FF0000"/>
          <w:lang w:val="pt-BR"/>
        </w:rPr>
      </w:pPr>
      <w:r w:rsidRPr="57135B26" w:rsidR="4D81BC69">
        <w:rPr>
          <w:noProof w:val="0"/>
          <w:color w:val="FF0000"/>
          <w:lang w:val="pt-BR"/>
        </w:rPr>
        <w:t xml:space="preserve">Redes sociais e canais digitais </w:t>
      </w:r>
    </w:p>
    <w:p w:rsidR="4D81BC69" w:rsidP="57135B26" w:rsidRDefault="4D81BC69" w14:paraId="276C68EC" w14:textId="142F6F3C">
      <w:pPr>
        <w:pStyle w:val="PargrafodaLista"/>
        <w:numPr>
          <w:ilvl w:val="0"/>
          <w:numId w:val="1"/>
        </w:numPr>
        <w:spacing w:before="0" w:beforeAutospacing="off" w:after="0" w:afterAutospacing="off"/>
        <w:rPr>
          <w:noProof w:val="0"/>
          <w:color w:val="FF0000"/>
          <w:lang w:val="pt-BR"/>
        </w:rPr>
      </w:pPr>
      <w:r w:rsidRPr="57135B26" w:rsidR="4D81BC69">
        <w:rPr>
          <w:noProof w:val="0"/>
          <w:color w:val="FF0000"/>
          <w:lang w:val="pt-BR"/>
        </w:rPr>
        <w:t xml:space="preserve">Google/Internet </w:t>
      </w:r>
    </w:p>
    <w:p w:rsidR="4D81BC69" w:rsidP="57135B26" w:rsidRDefault="4D81BC69" w14:paraId="76F44472" w14:textId="6765AA61">
      <w:pPr>
        <w:pStyle w:val="PargrafodaLista"/>
        <w:numPr>
          <w:ilvl w:val="0"/>
          <w:numId w:val="1"/>
        </w:numPr>
        <w:suppressLineNumbers w:val="0"/>
        <w:bidi w:val="0"/>
        <w:spacing w:before="0" w:beforeAutospacing="off" w:after="0" w:afterAutospacing="off" w:line="259" w:lineRule="auto"/>
        <w:ind w:left="720" w:right="0" w:hanging="360"/>
        <w:jc w:val="left"/>
        <w:rPr>
          <w:b w:val="1"/>
          <w:bCs w:val="1"/>
          <w:noProof w:val="0"/>
          <w:color w:val="FF0000"/>
          <w:lang w:val="pt-BR"/>
        </w:rPr>
      </w:pPr>
      <w:r w:rsidRPr="57135B26" w:rsidR="4D81BC69">
        <w:rPr>
          <w:b w:val="1"/>
          <w:bCs w:val="1"/>
          <w:noProof w:val="0"/>
          <w:color w:val="FF0000"/>
          <w:lang w:val="pt-BR"/>
        </w:rPr>
        <w:t xml:space="preserve">Fluxo espontâneo / </w:t>
      </w:r>
      <w:r w:rsidRPr="57135B26" w:rsidR="15EB1EE3">
        <w:rPr>
          <w:b w:val="1"/>
          <w:bCs w:val="1"/>
          <w:noProof w:val="0"/>
          <w:color w:val="FF0000"/>
          <w:lang w:val="pt-BR"/>
        </w:rPr>
        <w:t>C</w:t>
      </w:r>
      <w:r w:rsidRPr="57135B26" w:rsidR="4D81BC69">
        <w:rPr>
          <w:b w:val="1"/>
          <w:bCs w:val="1"/>
          <w:noProof w:val="0"/>
          <w:color w:val="FF0000"/>
          <w:lang w:val="pt-BR"/>
        </w:rPr>
        <w:t>liente captado pelo ponto comercial</w:t>
      </w:r>
    </w:p>
    <w:p w:rsidR="57135B26" w:rsidP="57135B26" w:rsidRDefault="57135B26" w14:paraId="48CB2352" w14:textId="5F761093">
      <w:pPr>
        <w:pStyle w:val="PargrafodaLista"/>
        <w:spacing w:after="80"/>
        <w:ind w:left="720"/>
        <w:rPr>
          <w:noProof w:val="0"/>
          <w:color w:val="FF0000"/>
          <w:lang w:val="pt-BR"/>
        </w:rPr>
      </w:pPr>
    </w:p>
    <w:p w:rsidR="00A20448" w:rsidRDefault="00000000" w14:paraId="1CB23A1F" w14:textId="7FF9614F">
      <w:pPr>
        <w:pStyle w:val="Ttulo2"/>
        <w:spacing w:before="280" w:after="120"/>
      </w:pPr>
      <w:r w:rsidR="09E33959">
        <w:rPr/>
        <w:t>Pergunta 17 — Conversão de orçamentos e relacionamento pós-venda</w:t>
      </w:r>
    </w:p>
    <w:p w:rsidR="00A20448" w:rsidRDefault="00000000" w14:paraId="7C6C88B5" w14:textId="77777777">
      <w:pPr>
        <w:spacing w:after="100"/>
      </w:pPr>
      <w:r>
        <w:rPr>
          <w:b/>
          <w:bCs/>
        </w:rPr>
        <w:t>Enunciado: "Existe acompanhamento de conversão de orçamentos e relacionamento pós-venda?"</w:t>
      </w:r>
    </w:p>
    <w:p w:rsidR="00A20448" w:rsidRDefault="00000000" w14:paraId="6AC57299" w14:textId="77777777">
      <w:pPr>
        <w:spacing w:after="140"/>
      </w:pPr>
      <w:r w:rsidR="09E33959">
        <w:rPr/>
        <w:t>Modelo de resposta: A) Sim; B) Não.</w:t>
      </w:r>
    </w:p>
    <w:p w:rsidR="00A20448" w:rsidP="57135B26" w:rsidRDefault="00000000" w14:paraId="06CE2393" w14:textId="1B5713EA">
      <w:pPr>
        <w:bidi w:val="0"/>
        <w:spacing w:before="240" w:beforeAutospacing="off" w:after="240" w:afterAutospacing="off"/>
        <w:jc w:val="left"/>
      </w:pPr>
      <w:r w:rsidRPr="57135B26" w:rsidR="20254362">
        <w:rPr>
          <w:rFonts w:ascii="Times New Roman" w:hAnsi="Times New Roman" w:eastAsia="Times New Roman" w:cs="Times New Roman"/>
          <w:noProof w:val="0"/>
          <w:sz w:val="20"/>
          <w:szCs w:val="20"/>
          <w:lang w:val="pt-BR"/>
        </w:rPr>
        <w:t xml:space="preserve">Para a resposta </w:t>
      </w:r>
      <w:r w:rsidRPr="57135B26" w:rsidR="20254362">
        <w:rPr>
          <w:rFonts w:ascii="Times New Roman" w:hAnsi="Times New Roman" w:eastAsia="Times New Roman" w:cs="Times New Roman"/>
          <w:b w:val="1"/>
          <w:bCs w:val="1"/>
          <w:noProof w:val="0"/>
          <w:sz w:val="20"/>
          <w:szCs w:val="20"/>
          <w:lang w:val="pt-BR"/>
        </w:rPr>
        <w:t>“Sim”</w:t>
      </w:r>
      <w:r w:rsidRPr="57135B26" w:rsidR="20254362">
        <w:rPr>
          <w:rFonts w:ascii="Times New Roman" w:hAnsi="Times New Roman" w:eastAsia="Times New Roman" w:cs="Times New Roman"/>
          <w:noProof w:val="0"/>
          <w:sz w:val="20"/>
          <w:szCs w:val="20"/>
          <w:lang w:val="pt-BR"/>
        </w:rPr>
        <w:t xml:space="preserve">, o texto deve reforçar que o acompanhamento da conversão de orçamentos é fundamental para a gestão comercial da oficina. Entretanto, uma </w:t>
      </w:r>
      <w:r w:rsidRPr="57135B26" w:rsidR="20254362">
        <w:rPr>
          <w:rFonts w:ascii="Times New Roman" w:hAnsi="Times New Roman" w:eastAsia="Times New Roman" w:cs="Times New Roman"/>
          <w:b w:val="1"/>
          <w:bCs w:val="1"/>
          <w:noProof w:val="0"/>
          <w:sz w:val="20"/>
          <w:szCs w:val="20"/>
          <w:lang w:val="pt-BR"/>
        </w:rPr>
        <w:t>alta taxa de conversão, por si só, não significa necessariamente maior lucratividade</w:t>
      </w:r>
      <w:r w:rsidRPr="57135B26" w:rsidR="20254362">
        <w:rPr>
          <w:rFonts w:ascii="Times New Roman" w:hAnsi="Times New Roman" w:eastAsia="Times New Roman" w:cs="Times New Roman"/>
          <w:noProof w:val="0"/>
          <w:sz w:val="20"/>
          <w:szCs w:val="20"/>
          <w:lang w:val="pt-BR"/>
        </w:rPr>
        <w:t>. Quando a oficina aprova praticamente todos os seus orçamentos, pode existir uma oportunidade de análise dos preços praticados, especialmente em relação a clientes antigos, cujo perfil de consumo e o nível de rentabilidade esperado pela empresa podem ter mudado ao longo do tempo.</w:t>
      </w:r>
    </w:p>
    <w:p w:rsidR="00A20448" w:rsidP="57135B26" w:rsidRDefault="00000000" w14:paraId="7DEDAFE5" w14:textId="1BF1AD20">
      <w:pPr>
        <w:bidi w:val="0"/>
        <w:spacing w:before="240" w:beforeAutospacing="off" w:after="240" w:afterAutospacing="off"/>
        <w:jc w:val="left"/>
      </w:pPr>
      <w:r w:rsidRPr="57135B26" w:rsidR="20254362">
        <w:rPr>
          <w:rFonts w:ascii="Times New Roman" w:hAnsi="Times New Roman" w:eastAsia="Times New Roman" w:cs="Times New Roman"/>
          <w:noProof w:val="0"/>
          <w:sz w:val="20"/>
          <w:szCs w:val="20"/>
          <w:lang w:val="pt-BR"/>
        </w:rPr>
        <w:t xml:space="preserve">Nesse contexto, a </w:t>
      </w:r>
      <w:r w:rsidRPr="57135B26" w:rsidR="20254362">
        <w:rPr>
          <w:rFonts w:ascii="Times New Roman" w:hAnsi="Times New Roman" w:eastAsia="Times New Roman" w:cs="Times New Roman"/>
          <w:noProof w:val="0"/>
          <w:sz w:val="20"/>
          <w:szCs w:val="20"/>
          <w:lang w:val="pt-BR"/>
        </w:rPr>
        <w:t>Cambel</w:t>
      </w:r>
      <w:r w:rsidRPr="57135B26" w:rsidR="20254362">
        <w:rPr>
          <w:rFonts w:ascii="Times New Roman" w:hAnsi="Times New Roman" w:eastAsia="Times New Roman" w:cs="Times New Roman"/>
          <w:noProof w:val="0"/>
          <w:sz w:val="20"/>
          <w:szCs w:val="20"/>
          <w:lang w:val="pt-BR"/>
        </w:rPr>
        <w:t xml:space="preserve"> não se refere à necessidade de aumentar preços indiscriminadamente ou à perda de orçamentos pontuais, como aqueles recebidos pelo WhatsApp. O foco está em </w:t>
      </w:r>
      <w:r w:rsidRPr="57135B26" w:rsidR="20254362">
        <w:rPr>
          <w:rFonts w:ascii="Times New Roman" w:hAnsi="Times New Roman" w:eastAsia="Times New Roman" w:cs="Times New Roman"/>
          <w:b w:val="1"/>
          <w:bCs w:val="1"/>
          <w:noProof w:val="0"/>
          <w:sz w:val="20"/>
          <w:szCs w:val="20"/>
          <w:lang w:val="pt-BR"/>
        </w:rPr>
        <w:t xml:space="preserve">avaliar a </w:t>
      </w:r>
      <w:r w:rsidRPr="57135B26" w:rsidR="04FA5648">
        <w:rPr>
          <w:rFonts w:ascii="Times New Roman" w:hAnsi="Times New Roman" w:eastAsia="Times New Roman" w:cs="Times New Roman"/>
          <w:b w:val="1"/>
          <w:bCs w:val="1"/>
          <w:noProof w:val="0"/>
          <w:sz w:val="20"/>
          <w:szCs w:val="20"/>
          <w:lang w:val="pt-BR"/>
        </w:rPr>
        <w:t xml:space="preserve"> lucratividade</w:t>
      </w:r>
      <w:r w:rsidRPr="57135B26" w:rsidR="20254362">
        <w:rPr>
          <w:rFonts w:ascii="Times New Roman" w:hAnsi="Times New Roman" w:eastAsia="Times New Roman" w:cs="Times New Roman"/>
          <w:b w:val="1"/>
          <w:bCs w:val="1"/>
          <w:noProof w:val="0"/>
          <w:sz w:val="20"/>
          <w:szCs w:val="20"/>
          <w:lang w:val="pt-BR"/>
        </w:rPr>
        <w:t xml:space="preserve"> da carteira de clientes ao longo do tempo</w:t>
      </w:r>
      <w:r w:rsidRPr="57135B26" w:rsidR="20254362">
        <w:rPr>
          <w:rFonts w:ascii="Times New Roman" w:hAnsi="Times New Roman" w:eastAsia="Times New Roman" w:cs="Times New Roman"/>
          <w:noProof w:val="0"/>
          <w:sz w:val="20"/>
          <w:szCs w:val="20"/>
          <w:lang w:val="pt-BR"/>
        </w:rPr>
        <w:t xml:space="preserve"> e identificar situações em que a oficina mantém uma alta conversão, mas deixa de capturar valor por não acompanhar a evolução dos seus custos, preços e perfil de consumo.</w:t>
      </w:r>
    </w:p>
    <w:p w:rsidR="00A20448" w:rsidP="57135B26" w:rsidRDefault="00000000" w14:paraId="18AA8C19" w14:textId="35F61EAE">
      <w:pPr>
        <w:bidi w:val="0"/>
        <w:spacing w:before="240" w:beforeAutospacing="off" w:after="240" w:afterAutospacing="off"/>
        <w:jc w:val="left"/>
      </w:pPr>
      <w:r w:rsidRPr="57135B26" w:rsidR="20254362">
        <w:rPr>
          <w:rFonts w:ascii="Times New Roman" w:hAnsi="Times New Roman" w:eastAsia="Times New Roman" w:cs="Times New Roman"/>
          <w:noProof w:val="0"/>
          <w:sz w:val="20"/>
          <w:szCs w:val="20"/>
          <w:lang w:val="pt-BR"/>
        </w:rPr>
        <w:t xml:space="preserve">Além da conversão, é importante que a oficina acompanhe o </w:t>
      </w:r>
      <w:r w:rsidRPr="57135B26" w:rsidR="20254362">
        <w:rPr>
          <w:rFonts w:ascii="Times New Roman" w:hAnsi="Times New Roman" w:eastAsia="Times New Roman" w:cs="Times New Roman"/>
          <w:b w:val="1"/>
          <w:bCs w:val="1"/>
          <w:noProof w:val="0"/>
          <w:sz w:val="20"/>
          <w:szCs w:val="20"/>
          <w:lang w:val="pt-BR"/>
        </w:rPr>
        <w:t>pós-venda</w:t>
      </w:r>
      <w:r w:rsidRPr="57135B26" w:rsidR="20254362">
        <w:rPr>
          <w:rFonts w:ascii="Times New Roman" w:hAnsi="Times New Roman" w:eastAsia="Times New Roman" w:cs="Times New Roman"/>
          <w:noProof w:val="0"/>
          <w:sz w:val="20"/>
          <w:szCs w:val="20"/>
          <w:lang w:val="pt-BR"/>
        </w:rPr>
        <w:t>, verificando se o serviço realizado ou a peça aplicada permanece funcionando adequadamente após a entrega do veículo e, principalmente, como foi a experiência do cliente com o atendimento prestado. Esse acompanhamento contribui para a fidelização, identificação de oportunidades de melhoria e geração de novas vendas.</w:t>
      </w:r>
    </w:p>
    <w:p w:rsidR="00A20448" w:rsidP="57135B26" w:rsidRDefault="00000000" w14:paraId="0BBCF20D" w14:textId="7A28F1D4">
      <w:pPr>
        <w:bidi w:val="0"/>
        <w:spacing w:before="240" w:beforeAutospacing="off" w:after="240" w:afterAutospacing="off"/>
        <w:jc w:val="left"/>
      </w:pPr>
      <w:r w:rsidRPr="57135B26" w:rsidR="20254362">
        <w:rPr>
          <w:rFonts w:ascii="Times New Roman" w:hAnsi="Times New Roman" w:eastAsia="Times New Roman" w:cs="Times New Roman"/>
          <w:noProof w:val="0"/>
          <w:sz w:val="20"/>
          <w:szCs w:val="20"/>
          <w:lang w:val="pt-BR"/>
        </w:rPr>
        <w:t xml:space="preserve">Existe ainda uma oportunidade importante de transformar essa experiência em </w:t>
      </w:r>
      <w:r w:rsidRPr="57135B26" w:rsidR="20254362">
        <w:rPr>
          <w:rFonts w:ascii="Times New Roman" w:hAnsi="Times New Roman" w:eastAsia="Times New Roman" w:cs="Times New Roman"/>
          <w:b w:val="1"/>
          <w:bCs w:val="1"/>
          <w:noProof w:val="0"/>
          <w:sz w:val="20"/>
          <w:szCs w:val="20"/>
          <w:lang w:val="pt-BR"/>
        </w:rPr>
        <w:t>reputação para a oficina</w:t>
      </w:r>
      <w:r w:rsidRPr="57135B26" w:rsidR="20254362">
        <w:rPr>
          <w:rFonts w:ascii="Times New Roman" w:hAnsi="Times New Roman" w:eastAsia="Times New Roman" w:cs="Times New Roman"/>
          <w:noProof w:val="0"/>
          <w:sz w:val="20"/>
          <w:szCs w:val="20"/>
          <w:lang w:val="pt-BR"/>
        </w:rPr>
        <w:t>, estimulando clientes satisfeitos a realizarem avaliações no Google. As avaliações positivas fortalecem a credibilidade do negócio, aumentam sua visibilidade e podem contribuir diretamente para a atração de novos clientes.</w:t>
      </w:r>
    </w:p>
    <w:p w:rsidR="00A20448" w:rsidP="57135B26" w:rsidRDefault="00000000" w14:paraId="17E55D2B" w14:textId="476F9C5D">
      <w:pPr>
        <w:pStyle w:val="Normal"/>
        <w:suppressLineNumbers w:val="0"/>
        <w:bidi w:val="0"/>
        <w:spacing w:before="0" w:beforeAutospacing="off" w:after="140" w:afterAutospacing="off" w:line="259" w:lineRule="auto"/>
        <w:ind w:left="0" w:right="0"/>
        <w:jc w:val="left"/>
      </w:pPr>
      <w:r w:rsidRPr="57135B26" w:rsidR="04CECF50">
        <w:rPr>
          <w:rFonts w:ascii="Times New Roman" w:hAnsi="Times New Roman" w:eastAsia="Times New Roman" w:cs="Times New Roman"/>
          <w:noProof w:val="0"/>
          <w:sz w:val="20"/>
          <w:szCs w:val="20"/>
          <w:lang w:val="pt-BR"/>
        </w:rPr>
        <w:t xml:space="preserve">Para a resposta </w:t>
      </w:r>
      <w:r w:rsidRPr="57135B26" w:rsidR="04CECF50">
        <w:rPr>
          <w:rFonts w:ascii="Times New Roman" w:hAnsi="Times New Roman" w:eastAsia="Times New Roman" w:cs="Times New Roman"/>
          <w:b w:val="1"/>
          <w:bCs w:val="1"/>
          <w:noProof w:val="0"/>
          <w:sz w:val="20"/>
          <w:szCs w:val="20"/>
          <w:lang w:val="pt-BR"/>
        </w:rPr>
        <w:t>“Não”</w:t>
      </w:r>
      <w:r w:rsidRPr="57135B26" w:rsidR="04CECF50">
        <w:rPr>
          <w:rFonts w:ascii="Times New Roman" w:hAnsi="Times New Roman" w:eastAsia="Times New Roman" w:cs="Times New Roman"/>
          <w:noProof w:val="0"/>
          <w:sz w:val="20"/>
          <w:szCs w:val="20"/>
          <w:lang w:val="pt-BR"/>
        </w:rPr>
        <w:t xml:space="preserve">, o texto deve orientar a oficina para a implementação de uma rotina estruturada de </w:t>
      </w:r>
      <w:r w:rsidRPr="57135B26" w:rsidR="04CECF50">
        <w:rPr>
          <w:rFonts w:ascii="Times New Roman" w:hAnsi="Times New Roman" w:eastAsia="Times New Roman" w:cs="Times New Roman"/>
          <w:b w:val="1"/>
          <w:bCs w:val="1"/>
          <w:noProof w:val="0"/>
          <w:sz w:val="20"/>
          <w:szCs w:val="20"/>
          <w:lang w:val="pt-BR"/>
        </w:rPr>
        <w:t>acompanhamento da conversão de orçamentos e de pós-venda</w:t>
      </w:r>
      <w:r w:rsidRPr="57135B26" w:rsidR="04CECF50">
        <w:rPr>
          <w:rFonts w:ascii="Times New Roman" w:hAnsi="Times New Roman" w:eastAsia="Times New Roman" w:cs="Times New Roman"/>
          <w:noProof w:val="0"/>
          <w:sz w:val="20"/>
          <w:szCs w:val="20"/>
          <w:lang w:val="pt-BR"/>
        </w:rPr>
        <w:t>. A ausência desse controle pode fazer com que a oficina deixe de identificar tanto oportunidades comerciais quanto possíveis insatisfações dos clientes.</w:t>
      </w:r>
    </w:p>
    <w:p w:rsidR="00A20448" w:rsidP="57135B26" w:rsidRDefault="00000000" w14:paraId="79D7CD96" w14:textId="276E2D2D">
      <w:pPr>
        <w:spacing w:before="240" w:beforeAutospacing="off" w:after="240" w:afterAutospacing="off"/>
      </w:pPr>
      <w:r w:rsidRPr="57135B26" w:rsidR="04CECF50">
        <w:rPr>
          <w:rFonts w:ascii="Times New Roman" w:hAnsi="Times New Roman" w:eastAsia="Times New Roman" w:cs="Times New Roman"/>
          <w:noProof w:val="0"/>
          <w:sz w:val="20"/>
          <w:szCs w:val="20"/>
          <w:lang w:val="pt-BR"/>
        </w:rPr>
        <w:t xml:space="preserve">Um cliente insatisfeito nem sempre reclama. Muitas vezes, ele simplesmente </w:t>
      </w:r>
      <w:r w:rsidRPr="57135B26" w:rsidR="04CECF50">
        <w:rPr>
          <w:rFonts w:ascii="Times New Roman" w:hAnsi="Times New Roman" w:eastAsia="Times New Roman" w:cs="Times New Roman"/>
          <w:b w:val="1"/>
          <w:bCs w:val="1"/>
          <w:noProof w:val="0"/>
          <w:sz w:val="20"/>
          <w:szCs w:val="20"/>
          <w:lang w:val="pt-BR"/>
        </w:rPr>
        <w:t>não retorna, não indica e não manifesta sua insatisfação</w:t>
      </w:r>
      <w:r w:rsidRPr="57135B26" w:rsidR="04CECF50">
        <w:rPr>
          <w:rFonts w:ascii="Times New Roman" w:hAnsi="Times New Roman" w:eastAsia="Times New Roman" w:cs="Times New Roman"/>
          <w:noProof w:val="0"/>
          <w:sz w:val="20"/>
          <w:szCs w:val="20"/>
          <w:lang w:val="pt-BR"/>
        </w:rPr>
        <w:t>, deixando a oficina em uma espécie de “zona neutra”, na qual a empresa acredita que o atendimento foi satisfatório porque não recebeu uma reclamação, quando, na realidade, pode ter perdido aquele cliente e outras possíveis indicações.</w:t>
      </w:r>
    </w:p>
    <w:p w:rsidR="00A20448" w:rsidP="57135B26" w:rsidRDefault="00000000" w14:paraId="608A4675" w14:textId="3ABE33F1">
      <w:pPr>
        <w:spacing w:before="240" w:beforeAutospacing="off" w:after="240" w:afterAutospacing="off"/>
      </w:pPr>
      <w:r w:rsidRPr="57135B26" w:rsidR="04CECF50">
        <w:rPr>
          <w:rFonts w:ascii="Times New Roman" w:hAnsi="Times New Roman" w:eastAsia="Times New Roman" w:cs="Times New Roman"/>
          <w:noProof w:val="0"/>
          <w:sz w:val="20"/>
          <w:szCs w:val="20"/>
          <w:lang w:val="pt-BR"/>
        </w:rPr>
        <w:t xml:space="preserve">O pós-venda permite justamente </w:t>
      </w:r>
      <w:r w:rsidRPr="57135B26" w:rsidR="04CECF50">
        <w:rPr>
          <w:rFonts w:ascii="Times New Roman" w:hAnsi="Times New Roman" w:eastAsia="Times New Roman" w:cs="Times New Roman"/>
          <w:b w:val="1"/>
          <w:bCs w:val="1"/>
          <w:noProof w:val="0"/>
          <w:sz w:val="20"/>
          <w:szCs w:val="20"/>
          <w:lang w:val="pt-BR"/>
        </w:rPr>
        <w:t>tirar essa percepção do campo da suposição e transformá-la em informação</w:t>
      </w:r>
      <w:r w:rsidRPr="57135B26" w:rsidR="04CECF50">
        <w:rPr>
          <w:rFonts w:ascii="Times New Roman" w:hAnsi="Times New Roman" w:eastAsia="Times New Roman" w:cs="Times New Roman"/>
          <w:noProof w:val="0"/>
          <w:sz w:val="20"/>
          <w:szCs w:val="20"/>
          <w:lang w:val="pt-BR"/>
        </w:rPr>
        <w:t xml:space="preserve">: entender se o cliente ficou satisfeito, se o serviço resolveu o problema, se houve alguma dificuldade após a entrega e se a experiência foi positiva. A partir disso, a oficina pode corrigir falhas, fortalecer o relacionamento e estimular clientes satisfeitos a realizarem </w:t>
      </w:r>
      <w:r w:rsidRPr="57135B26" w:rsidR="04CECF50">
        <w:rPr>
          <w:rFonts w:ascii="Times New Roman" w:hAnsi="Times New Roman" w:eastAsia="Times New Roman" w:cs="Times New Roman"/>
          <w:b w:val="1"/>
          <w:bCs w:val="1"/>
          <w:noProof w:val="0"/>
          <w:sz w:val="20"/>
          <w:szCs w:val="20"/>
          <w:lang w:val="pt-BR"/>
        </w:rPr>
        <w:t>avaliações no Google</w:t>
      </w:r>
      <w:r w:rsidRPr="57135B26" w:rsidR="04CECF50">
        <w:rPr>
          <w:rFonts w:ascii="Times New Roman" w:hAnsi="Times New Roman" w:eastAsia="Times New Roman" w:cs="Times New Roman"/>
          <w:noProof w:val="0"/>
          <w:sz w:val="20"/>
          <w:szCs w:val="20"/>
          <w:lang w:val="pt-BR"/>
        </w:rPr>
        <w:t>, transformando uma boa experiência em reputação e atraindo novos clientes.</w:t>
      </w:r>
    </w:p>
    <w:p w:rsidR="00A20448" w:rsidP="57135B26" w:rsidRDefault="00000000" w14:paraId="79C9B53F" w14:textId="74995042">
      <w:pPr>
        <w:pStyle w:val="Ttulo2"/>
        <w:spacing w:before="280" w:after="140"/>
      </w:pPr>
      <w:r w:rsidR="09E33959">
        <w:rPr/>
        <w:t>Pergunta 18 — Acompanhamento de recorrência de clientes</w:t>
      </w:r>
    </w:p>
    <w:p w:rsidR="00A20448" w:rsidRDefault="00000000" w14:paraId="4A3B2700" w14:textId="77777777">
      <w:pPr>
        <w:spacing w:after="100"/>
      </w:pPr>
      <w:r>
        <w:rPr>
          <w:b/>
          <w:bCs/>
        </w:rPr>
        <w:t>Enunciado: "Existe acompanhamento da recorrência de clientes?"</w:t>
      </w:r>
    </w:p>
    <w:p w:rsidR="00A20448" w:rsidRDefault="00000000" w14:paraId="5A54013E" w14:textId="77777777">
      <w:pPr>
        <w:spacing w:after="140"/>
      </w:pPr>
      <w:r w:rsidR="09E33959">
        <w:rPr/>
        <w:t>Modelo de resposta: A) Sim; B) Não.</w:t>
      </w:r>
    </w:p>
    <w:p w:rsidR="31DC7B98" w:rsidP="57135B26" w:rsidRDefault="31DC7B98" w14:paraId="04087B62" w14:textId="4D259E72">
      <w:pPr>
        <w:spacing w:before="240" w:beforeAutospacing="off" w:after="240" w:afterAutospacing="off"/>
      </w:pPr>
      <w:r w:rsidRPr="57135B26" w:rsidR="31DC7B98">
        <w:rPr>
          <w:rFonts w:ascii="Times New Roman" w:hAnsi="Times New Roman" w:eastAsia="Times New Roman" w:cs="Times New Roman"/>
          <w:noProof w:val="0"/>
          <w:color w:val="FF0000"/>
          <w:sz w:val="20"/>
          <w:szCs w:val="20"/>
          <w:lang w:val="pt-BR"/>
        </w:rPr>
        <w:t xml:space="preserve">Para a resposta </w:t>
      </w:r>
      <w:r w:rsidRPr="57135B26" w:rsidR="31DC7B98">
        <w:rPr>
          <w:rFonts w:ascii="Times New Roman" w:hAnsi="Times New Roman" w:eastAsia="Times New Roman" w:cs="Times New Roman"/>
          <w:b w:val="1"/>
          <w:bCs w:val="1"/>
          <w:noProof w:val="0"/>
          <w:color w:val="FF0000"/>
          <w:sz w:val="20"/>
          <w:szCs w:val="20"/>
          <w:lang w:val="pt-BR"/>
        </w:rPr>
        <w:t>“Sim”</w:t>
      </w:r>
      <w:r w:rsidRPr="57135B26" w:rsidR="31DC7B98">
        <w:rPr>
          <w:rFonts w:ascii="Times New Roman" w:hAnsi="Times New Roman" w:eastAsia="Times New Roman" w:cs="Times New Roman"/>
          <w:noProof w:val="0"/>
          <w:sz w:val="20"/>
          <w:szCs w:val="20"/>
          <w:lang w:val="pt-BR"/>
        </w:rPr>
        <w:t xml:space="preserve">, o texto deve parabenizar a oficina por já acompanhar a recorrência de seus clientes e reforçar que </w:t>
      </w:r>
      <w:r w:rsidRPr="57135B26" w:rsidR="31DC7B98">
        <w:rPr>
          <w:rFonts w:ascii="Times New Roman" w:hAnsi="Times New Roman" w:eastAsia="Times New Roman" w:cs="Times New Roman"/>
          <w:b w:val="1"/>
          <w:bCs w:val="1"/>
          <w:noProof w:val="0"/>
          <w:sz w:val="20"/>
          <w:szCs w:val="20"/>
          <w:lang w:val="pt-BR"/>
        </w:rPr>
        <w:t>a recorrência é um dos principais pilares da previsibilidade de faturamento da oficina</w:t>
      </w:r>
      <w:r w:rsidRPr="57135B26" w:rsidR="31DC7B98">
        <w:rPr>
          <w:rFonts w:ascii="Times New Roman" w:hAnsi="Times New Roman" w:eastAsia="Times New Roman" w:cs="Times New Roman"/>
          <w:noProof w:val="0"/>
          <w:sz w:val="20"/>
          <w:szCs w:val="20"/>
          <w:lang w:val="pt-BR"/>
        </w:rPr>
        <w:t>. Mais do que esperar que o cliente retorne espontaneamente quando surgir uma nova necessidade, a oficina deve assumir uma postura ativa de acompanhamento do veículo.</w:t>
      </w:r>
    </w:p>
    <w:p w:rsidR="31DC7B98" w:rsidP="57135B26" w:rsidRDefault="31DC7B98" w14:paraId="12D62247" w14:textId="5BF11EF8">
      <w:pPr>
        <w:spacing w:before="240" w:beforeAutospacing="off" w:after="240" w:afterAutospacing="off"/>
      </w:pPr>
      <w:r w:rsidRPr="57135B26" w:rsidR="31DC7B98">
        <w:rPr>
          <w:rFonts w:ascii="Times New Roman" w:hAnsi="Times New Roman" w:eastAsia="Times New Roman" w:cs="Times New Roman"/>
          <w:noProof w:val="0"/>
          <w:sz w:val="20"/>
          <w:szCs w:val="20"/>
          <w:lang w:val="pt-BR"/>
        </w:rPr>
        <w:t xml:space="preserve">Uma das práticas mais importantes é garantir que </w:t>
      </w:r>
      <w:r w:rsidRPr="57135B26" w:rsidR="31DC7B98">
        <w:rPr>
          <w:rFonts w:ascii="Times New Roman" w:hAnsi="Times New Roman" w:eastAsia="Times New Roman" w:cs="Times New Roman"/>
          <w:b w:val="1"/>
          <w:bCs w:val="1"/>
          <w:noProof w:val="0"/>
          <w:sz w:val="20"/>
          <w:szCs w:val="20"/>
          <w:lang w:val="pt-BR"/>
        </w:rPr>
        <w:t>nenhum cliente saia da oficina sem uma próxima recomendação de retorno</w:t>
      </w:r>
      <w:r w:rsidRPr="57135B26" w:rsidR="31DC7B98">
        <w:rPr>
          <w:rFonts w:ascii="Times New Roman" w:hAnsi="Times New Roman" w:eastAsia="Times New Roman" w:cs="Times New Roman"/>
          <w:noProof w:val="0"/>
          <w:sz w:val="20"/>
          <w:szCs w:val="20"/>
          <w:lang w:val="pt-BR"/>
        </w:rPr>
        <w:t>, sempre que tecnicamente aplicável. Dessa forma, a oficina começa a construir uma agenda futura de serviços, reduzindo a dependência de demandas pontuais e criando maior previsibilidade para o faturamento.</w:t>
      </w:r>
    </w:p>
    <w:p w:rsidR="31DC7B98" w:rsidP="57135B26" w:rsidRDefault="31DC7B98" w14:paraId="1FEFEDFF" w14:textId="67E6041D">
      <w:pPr>
        <w:spacing w:before="240" w:beforeAutospacing="off" w:after="240" w:afterAutospacing="off"/>
      </w:pPr>
      <w:r w:rsidRPr="57135B26" w:rsidR="31DC7B98">
        <w:rPr>
          <w:rFonts w:ascii="Times New Roman" w:hAnsi="Times New Roman" w:eastAsia="Times New Roman" w:cs="Times New Roman"/>
          <w:noProof w:val="0"/>
          <w:sz w:val="20"/>
          <w:szCs w:val="20"/>
          <w:lang w:val="pt-BR"/>
        </w:rPr>
        <w:t xml:space="preserve">A mudança de posicionamento também é fundamental: a oficina não deve ser percebida apenas como o local procurado quando o veículo apresenta um problema, mas como a empresa responsável por </w:t>
      </w:r>
      <w:r w:rsidRPr="57135B26" w:rsidR="31DC7B98">
        <w:rPr>
          <w:rFonts w:ascii="Times New Roman" w:hAnsi="Times New Roman" w:eastAsia="Times New Roman" w:cs="Times New Roman"/>
          <w:b w:val="1"/>
          <w:bCs w:val="1"/>
          <w:noProof w:val="0"/>
          <w:sz w:val="20"/>
          <w:szCs w:val="20"/>
          <w:lang w:val="pt-BR"/>
        </w:rPr>
        <w:t>acompanhar e cuidar da manutenção do veículo ao longo do tempo</w:t>
      </w:r>
      <w:r w:rsidRPr="57135B26" w:rsidR="31DC7B98">
        <w:rPr>
          <w:rFonts w:ascii="Times New Roman" w:hAnsi="Times New Roman" w:eastAsia="Times New Roman" w:cs="Times New Roman"/>
          <w:noProof w:val="0"/>
          <w:sz w:val="20"/>
          <w:szCs w:val="20"/>
          <w:lang w:val="pt-BR"/>
        </w:rPr>
        <w:t>.</w:t>
      </w:r>
    </w:p>
    <w:p w:rsidR="31DC7B98" w:rsidP="57135B26" w:rsidRDefault="31DC7B98" w14:paraId="43A8E7EA" w14:textId="1511822E">
      <w:pPr>
        <w:spacing w:before="240" w:beforeAutospacing="off" w:after="240" w:afterAutospacing="off"/>
      </w:pPr>
      <w:r w:rsidRPr="57135B26" w:rsidR="31DC7B98">
        <w:rPr>
          <w:rFonts w:ascii="Times New Roman" w:hAnsi="Times New Roman" w:eastAsia="Times New Roman" w:cs="Times New Roman"/>
          <w:noProof w:val="0"/>
          <w:sz w:val="20"/>
          <w:szCs w:val="20"/>
          <w:lang w:val="pt-BR"/>
        </w:rPr>
        <w:t xml:space="preserve">Como referência gerencial, a Cambel recomenda atenção aos clientes que permanecem longos períodos sem retornar. </w:t>
      </w:r>
      <w:r w:rsidRPr="57135B26" w:rsidR="31DC7B98">
        <w:rPr>
          <w:rFonts w:ascii="Times New Roman" w:hAnsi="Times New Roman" w:eastAsia="Times New Roman" w:cs="Times New Roman"/>
          <w:b w:val="1"/>
          <w:bCs w:val="1"/>
          <w:noProof w:val="0"/>
          <w:sz w:val="20"/>
          <w:szCs w:val="20"/>
          <w:lang w:val="pt-BR"/>
        </w:rPr>
        <w:t>Um cliente que passa de 6 meses a 1 ano sem qualquer contato ou oportunidade de manutenção representa uma carteira que precisa ser reativada e acompanhada.</w:t>
      </w:r>
    </w:p>
    <w:p w:rsidR="31DC7B98" w:rsidP="57135B26" w:rsidRDefault="31DC7B98" w14:paraId="0440814E" w14:textId="4DD810DE">
      <w:pPr>
        <w:spacing w:before="240" w:beforeAutospacing="off" w:after="240" w:afterAutospacing="off"/>
      </w:pPr>
      <w:r w:rsidRPr="57135B26" w:rsidR="31DC7B98">
        <w:rPr>
          <w:rFonts w:ascii="Times New Roman" w:hAnsi="Times New Roman" w:eastAsia="Times New Roman" w:cs="Times New Roman"/>
          <w:noProof w:val="0"/>
          <w:color w:val="FF0000"/>
          <w:sz w:val="20"/>
          <w:szCs w:val="20"/>
          <w:lang w:val="pt-BR"/>
        </w:rPr>
        <w:t xml:space="preserve">Para a resposta </w:t>
      </w:r>
      <w:r w:rsidRPr="57135B26" w:rsidR="31DC7B98">
        <w:rPr>
          <w:rFonts w:ascii="Times New Roman" w:hAnsi="Times New Roman" w:eastAsia="Times New Roman" w:cs="Times New Roman"/>
          <w:b w:val="1"/>
          <w:bCs w:val="1"/>
          <w:noProof w:val="0"/>
          <w:color w:val="FF0000"/>
          <w:sz w:val="20"/>
          <w:szCs w:val="20"/>
          <w:lang w:val="pt-BR"/>
        </w:rPr>
        <w:t>“Não”</w:t>
      </w:r>
      <w:r w:rsidRPr="57135B26" w:rsidR="31DC7B98">
        <w:rPr>
          <w:rFonts w:ascii="Times New Roman" w:hAnsi="Times New Roman" w:eastAsia="Times New Roman" w:cs="Times New Roman"/>
          <w:noProof w:val="0"/>
          <w:color w:val="FF0000"/>
          <w:sz w:val="20"/>
          <w:szCs w:val="20"/>
          <w:lang w:val="pt-BR"/>
        </w:rPr>
        <w:t xml:space="preserve">, </w:t>
      </w:r>
      <w:r w:rsidRPr="57135B26" w:rsidR="31DC7B98">
        <w:rPr>
          <w:rFonts w:ascii="Times New Roman" w:hAnsi="Times New Roman" w:eastAsia="Times New Roman" w:cs="Times New Roman"/>
          <w:noProof w:val="0"/>
          <w:sz w:val="20"/>
          <w:szCs w:val="20"/>
          <w:lang w:val="pt-BR"/>
        </w:rPr>
        <w:t xml:space="preserve">o texto deve orientar a oficina a estruturar o acompanhamento da recorrência dos clientes, pois </w:t>
      </w:r>
      <w:r w:rsidRPr="57135B26" w:rsidR="31DC7B98">
        <w:rPr>
          <w:rFonts w:ascii="Times New Roman" w:hAnsi="Times New Roman" w:eastAsia="Times New Roman" w:cs="Times New Roman"/>
          <w:b w:val="1"/>
          <w:bCs w:val="1"/>
          <w:noProof w:val="0"/>
          <w:sz w:val="20"/>
          <w:szCs w:val="20"/>
          <w:lang w:val="pt-BR"/>
        </w:rPr>
        <w:t>não acompanhar esse indicador significa deixar de enxergar uma das principais fontes de faturamento que a oficina já possui: sua própria carteira de clientes</w:t>
      </w:r>
      <w:r w:rsidRPr="57135B26" w:rsidR="31DC7B98">
        <w:rPr>
          <w:rFonts w:ascii="Times New Roman" w:hAnsi="Times New Roman" w:eastAsia="Times New Roman" w:cs="Times New Roman"/>
          <w:noProof w:val="0"/>
          <w:sz w:val="20"/>
          <w:szCs w:val="20"/>
          <w:lang w:val="pt-BR"/>
        </w:rPr>
        <w:t>.</w:t>
      </w:r>
    </w:p>
    <w:p w:rsidR="31DC7B98" w:rsidP="57135B26" w:rsidRDefault="31DC7B98" w14:paraId="7A125669" w14:textId="417A021C">
      <w:pPr>
        <w:spacing w:before="240" w:beforeAutospacing="off" w:after="240" w:afterAutospacing="off"/>
      </w:pPr>
      <w:r w:rsidRPr="57135B26" w:rsidR="31DC7B98">
        <w:rPr>
          <w:rFonts w:ascii="Times New Roman" w:hAnsi="Times New Roman" w:eastAsia="Times New Roman" w:cs="Times New Roman"/>
          <w:noProof w:val="0"/>
          <w:sz w:val="20"/>
          <w:szCs w:val="20"/>
          <w:lang w:val="pt-BR"/>
        </w:rPr>
        <w:t xml:space="preserve">Quando a oficina não sabe quem são seus clientes recorrentes, quem está há meses sem retornar ou quando deveria ocorrer a próxima manutenção, ela acaba dependendo principalmente da </w:t>
      </w:r>
      <w:r w:rsidRPr="57135B26" w:rsidR="31DC7B98">
        <w:rPr>
          <w:rFonts w:ascii="Times New Roman" w:hAnsi="Times New Roman" w:eastAsia="Times New Roman" w:cs="Times New Roman"/>
          <w:b w:val="1"/>
          <w:bCs w:val="1"/>
          <w:noProof w:val="0"/>
          <w:sz w:val="20"/>
          <w:szCs w:val="20"/>
          <w:lang w:val="pt-BR"/>
        </w:rPr>
        <w:t>demanda espontânea</w:t>
      </w:r>
      <w:r w:rsidRPr="57135B26" w:rsidR="31DC7B98">
        <w:rPr>
          <w:rFonts w:ascii="Times New Roman" w:hAnsi="Times New Roman" w:eastAsia="Times New Roman" w:cs="Times New Roman"/>
          <w:noProof w:val="0"/>
          <w:sz w:val="20"/>
          <w:szCs w:val="20"/>
          <w:lang w:val="pt-BR"/>
        </w:rPr>
        <w:t>, perdendo a oportunidade de antecipar serviços e construir uma agenda futura de faturamento.</w:t>
      </w:r>
    </w:p>
    <w:p w:rsidR="31DC7B98" w:rsidP="57135B26" w:rsidRDefault="31DC7B98" w14:paraId="63FF6491" w14:textId="1D151AFB">
      <w:pPr>
        <w:spacing w:before="240" w:beforeAutospacing="off" w:after="240" w:afterAutospacing="off"/>
      </w:pPr>
      <w:r w:rsidRPr="57135B26" w:rsidR="31DC7B98">
        <w:rPr>
          <w:rFonts w:ascii="Times New Roman" w:hAnsi="Times New Roman" w:eastAsia="Times New Roman" w:cs="Times New Roman"/>
          <w:noProof w:val="0"/>
          <w:sz w:val="20"/>
          <w:szCs w:val="20"/>
          <w:lang w:val="pt-BR"/>
        </w:rPr>
        <w:t xml:space="preserve">A recorrência também deve fazer parte do posicionamento da oficina: o objetivo não é apenas atender o cliente quando ele apresenta um problema, mas estabelecer um relacionamento contínuo, assumindo o papel de </w:t>
      </w:r>
      <w:r w:rsidRPr="57135B26" w:rsidR="31DC7B98">
        <w:rPr>
          <w:rFonts w:ascii="Times New Roman" w:hAnsi="Times New Roman" w:eastAsia="Times New Roman" w:cs="Times New Roman"/>
          <w:b w:val="1"/>
          <w:bCs w:val="1"/>
          <w:noProof w:val="0"/>
          <w:sz w:val="20"/>
          <w:szCs w:val="20"/>
          <w:lang w:val="pt-BR"/>
        </w:rPr>
        <w:t>cuidadora do veículo</w:t>
      </w:r>
      <w:r w:rsidRPr="57135B26" w:rsidR="31DC7B98">
        <w:rPr>
          <w:rFonts w:ascii="Times New Roman" w:hAnsi="Times New Roman" w:eastAsia="Times New Roman" w:cs="Times New Roman"/>
          <w:noProof w:val="0"/>
          <w:sz w:val="20"/>
          <w:szCs w:val="20"/>
          <w:lang w:val="pt-BR"/>
        </w:rPr>
        <w:t xml:space="preserve">. Por isso, sempre que tecnicamente aplicável, o cliente deve sair da oficina com uma orientação clara sobre </w:t>
      </w:r>
      <w:r w:rsidRPr="57135B26" w:rsidR="31DC7B98">
        <w:rPr>
          <w:rFonts w:ascii="Times New Roman" w:hAnsi="Times New Roman" w:eastAsia="Times New Roman" w:cs="Times New Roman"/>
          <w:b w:val="1"/>
          <w:bCs w:val="1"/>
          <w:noProof w:val="0"/>
          <w:sz w:val="20"/>
          <w:szCs w:val="20"/>
          <w:lang w:val="pt-BR"/>
        </w:rPr>
        <w:t>quando deverá retornar e por qual motivo</w:t>
      </w:r>
      <w:r w:rsidRPr="57135B26" w:rsidR="31DC7B98">
        <w:rPr>
          <w:rFonts w:ascii="Times New Roman" w:hAnsi="Times New Roman" w:eastAsia="Times New Roman" w:cs="Times New Roman"/>
          <w:noProof w:val="0"/>
          <w:sz w:val="20"/>
          <w:szCs w:val="20"/>
          <w:lang w:val="pt-BR"/>
        </w:rPr>
        <w:t>.</w:t>
      </w:r>
    </w:p>
    <w:p w:rsidR="31DC7B98" w:rsidP="57135B26" w:rsidRDefault="31DC7B98" w14:paraId="569C3F21" w14:textId="5A58CD77">
      <w:pPr>
        <w:spacing w:before="240" w:beforeAutospacing="off" w:after="240" w:afterAutospacing="off"/>
        <w:rPr>
          <w:rFonts w:ascii="Times New Roman" w:hAnsi="Times New Roman" w:eastAsia="Times New Roman" w:cs="Times New Roman"/>
          <w:b w:val="1"/>
          <w:bCs w:val="1"/>
          <w:noProof w:val="0"/>
          <w:sz w:val="20"/>
          <w:szCs w:val="20"/>
          <w:highlight w:val="yellow"/>
          <w:lang w:val="pt-BR"/>
        </w:rPr>
      </w:pPr>
      <w:r w:rsidRPr="57135B26" w:rsidR="31DC7B98">
        <w:rPr>
          <w:rFonts w:ascii="Times New Roman" w:hAnsi="Times New Roman" w:eastAsia="Times New Roman" w:cs="Times New Roman"/>
          <w:b w:val="1"/>
          <w:bCs w:val="1"/>
          <w:noProof w:val="0"/>
          <w:sz w:val="20"/>
          <w:szCs w:val="20"/>
          <w:highlight w:val="yellow"/>
          <w:lang w:val="pt-BR"/>
        </w:rPr>
        <w:t>Na visão da Cambel, recorrência não é esperar o cliente voltar. É criar condições para que ele tenha um motivo para voltar, no momento certo.</w:t>
      </w:r>
    </w:p>
    <w:p w:rsidR="09E33959" w:rsidP="57135B26" w:rsidRDefault="09E33959" w14:paraId="5881364C" w14:textId="7976F337">
      <w:pPr>
        <w:pStyle w:val="Ttulo2"/>
        <w:spacing w:before="280" w:after="120"/>
      </w:pPr>
      <w:r w:rsidR="09E33959">
        <w:rPr/>
        <w:t>Pergunta 19 — Acompanhamento do faturamento diário</w:t>
      </w:r>
    </w:p>
    <w:p w:rsidR="00A20448" w:rsidRDefault="00000000" w14:paraId="1D166184" w14:textId="77777777">
      <w:pPr>
        <w:spacing w:after="100"/>
      </w:pPr>
      <w:r>
        <w:rPr>
          <w:b/>
          <w:bCs/>
        </w:rPr>
        <w:t>Enunciado: "Existe acompanhamento do faturamento diário?"</w:t>
      </w:r>
    </w:p>
    <w:p w:rsidR="00A20448" w:rsidRDefault="00000000" w14:paraId="43DF3E78" w14:textId="1647E6E9">
      <w:pPr>
        <w:spacing w:after="140"/>
      </w:pPr>
      <w:r w:rsidR="09E33959">
        <w:rPr/>
        <w:t>Modelo de resposta: A) Sim; B) Não.</w:t>
      </w:r>
      <w:r>
        <w:br/>
      </w:r>
      <w:r>
        <w:br/>
      </w:r>
      <w:r w:rsidRPr="57135B26" w:rsidR="00E3DA5D">
        <w:rPr>
          <w:rFonts w:ascii="Times New Roman" w:hAnsi="Times New Roman" w:eastAsia="Times New Roman" w:cs="Times New Roman"/>
          <w:noProof w:val="0"/>
          <w:sz w:val="20"/>
          <w:szCs w:val="20"/>
          <w:lang w:val="pt-BR"/>
        </w:rPr>
        <w:t xml:space="preserve">Para a resposta </w:t>
      </w:r>
      <w:r w:rsidRPr="57135B26" w:rsidR="00E3DA5D">
        <w:rPr>
          <w:rFonts w:ascii="Times New Roman" w:hAnsi="Times New Roman" w:eastAsia="Times New Roman" w:cs="Times New Roman"/>
          <w:b w:val="1"/>
          <w:bCs w:val="1"/>
          <w:noProof w:val="0"/>
          <w:sz w:val="20"/>
          <w:szCs w:val="20"/>
          <w:lang w:val="pt-BR"/>
        </w:rPr>
        <w:t>“Sim”</w:t>
      </w:r>
      <w:r w:rsidRPr="57135B26" w:rsidR="00E3DA5D">
        <w:rPr>
          <w:rFonts w:ascii="Times New Roman" w:hAnsi="Times New Roman" w:eastAsia="Times New Roman" w:cs="Times New Roman"/>
          <w:noProof w:val="0"/>
          <w:sz w:val="20"/>
          <w:szCs w:val="20"/>
          <w:lang w:val="pt-BR"/>
        </w:rPr>
        <w:t xml:space="preserve">, o texto deve parabenizar a oficina por acompanhar seu faturamento diariamente e reforçar que esse controle permite transformar o resultado do mês em uma </w:t>
      </w:r>
      <w:r w:rsidRPr="57135B26" w:rsidR="00E3DA5D">
        <w:rPr>
          <w:rFonts w:ascii="Times New Roman" w:hAnsi="Times New Roman" w:eastAsia="Times New Roman" w:cs="Times New Roman"/>
          <w:b w:val="1"/>
          <w:bCs w:val="1"/>
          <w:noProof w:val="0"/>
          <w:sz w:val="20"/>
          <w:szCs w:val="20"/>
          <w:lang w:val="pt-BR"/>
        </w:rPr>
        <w:t>gestão ativa, e não apenas em uma conferência no fechamento</w:t>
      </w:r>
      <w:r w:rsidRPr="57135B26" w:rsidR="00E3DA5D">
        <w:rPr>
          <w:rFonts w:ascii="Times New Roman" w:hAnsi="Times New Roman" w:eastAsia="Times New Roman" w:cs="Times New Roman"/>
          <w:noProof w:val="0"/>
          <w:sz w:val="20"/>
          <w:szCs w:val="20"/>
          <w:lang w:val="pt-BR"/>
        </w:rPr>
        <w:t>.</w:t>
      </w:r>
    </w:p>
    <w:p w:rsidR="00A20448" w:rsidP="57135B26" w:rsidRDefault="00000000" w14:paraId="39493A0F" w14:textId="55F841A0">
      <w:pPr>
        <w:spacing w:before="240" w:beforeAutospacing="off" w:after="240" w:afterAutospacing="off"/>
      </w:pPr>
      <w:r w:rsidRPr="57135B26" w:rsidR="00E3DA5D">
        <w:rPr>
          <w:rFonts w:ascii="Times New Roman" w:hAnsi="Times New Roman" w:eastAsia="Times New Roman" w:cs="Times New Roman"/>
          <w:noProof w:val="0"/>
          <w:sz w:val="20"/>
          <w:szCs w:val="20"/>
          <w:lang w:val="pt-BR"/>
        </w:rPr>
        <w:t xml:space="preserve">Na visão da Cambel, acompanhar o faturamento diário é como controlar a velocidade de um veículo durante uma viagem: não basta saber a distância percorrida, é preciso verificar se a velocidade está adequada para chegar ao destino no tempo previsto. Na oficina, isso significa saber </w:t>
      </w:r>
      <w:r w:rsidRPr="57135B26" w:rsidR="00E3DA5D">
        <w:rPr>
          <w:rFonts w:ascii="Times New Roman" w:hAnsi="Times New Roman" w:eastAsia="Times New Roman" w:cs="Times New Roman"/>
          <w:b w:val="1"/>
          <w:bCs w:val="1"/>
          <w:noProof w:val="0"/>
          <w:sz w:val="20"/>
          <w:szCs w:val="20"/>
          <w:lang w:val="pt-BR"/>
        </w:rPr>
        <w:t>qual é o faturamento necessário, quanto já foi realizado e qual ritmo de produção precisa ser mantido para alcançar o objetivo do mês</w:t>
      </w:r>
      <w:r w:rsidRPr="57135B26" w:rsidR="00E3DA5D">
        <w:rPr>
          <w:rFonts w:ascii="Times New Roman" w:hAnsi="Times New Roman" w:eastAsia="Times New Roman" w:cs="Times New Roman"/>
          <w:noProof w:val="0"/>
          <w:sz w:val="20"/>
          <w:szCs w:val="20"/>
          <w:lang w:val="pt-BR"/>
        </w:rPr>
        <w:t>.</w:t>
      </w:r>
    </w:p>
    <w:p w:rsidR="00A20448" w:rsidP="57135B26" w:rsidRDefault="00000000" w14:paraId="05C529D5" w14:textId="24357787">
      <w:pPr>
        <w:spacing w:before="240" w:beforeAutospacing="off" w:after="240" w:afterAutospacing="off"/>
      </w:pPr>
      <w:r w:rsidRPr="57135B26" w:rsidR="00E3DA5D">
        <w:rPr>
          <w:rFonts w:ascii="Times New Roman" w:hAnsi="Times New Roman" w:eastAsia="Times New Roman" w:cs="Times New Roman"/>
          <w:noProof w:val="0"/>
          <w:sz w:val="20"/>
          <w:szCs w:val="20"/>
          <w:lang w:val="pt-BR"/>
        </w:rPr>
        <w:t xml:space="preserve">Um dos principais marcos desse acompanhamento é o </w:t>
      </w:r>
      <w:r w:rsidRPr="57135B26" w:rsidR="00E3DA5D">
        <w:rPr>
          <w:rFonts w:ascii="Times New Roman" w:hAnsi="Times New Roman" w:eastAsia="Times New Roman" w:cs="Times New Roman"/>
          <w:b w:val="1"/>
          <w:bCs w:val="1"/>
          <w:noProof w:val="0"/>
          <w:sz w:val="20"/>
          <w:szCs w:val="20"/>
          <w:lang w:val="pt-BR"/>
        </w:rPr>
        <w:t>ponto de equilíbrio</w:t>
      </w:r>
      <w:r w:rsidRPr="57135B26" w:rsidR="00E3DA5D">
        <w:rPr>
          <w:rFonts w:ascii="Times New Roman" w:hAnsi="Times New Roman" w:eastAsia="Times New Roman" w:cs="Times New Roman"/>
          <w:noProof w:val="0"/>
          <w:sz w:val="20"/>
          <w:szCs w:val="20"/>
          <w:lang w:val="pt-BR"/>
        </w:rPr>
        <w:t xml:space="preserve">. A oficina deve conseguir identificar, ainda durante o mês, se já atingiu o faturamento necessário para cobrir sua estrutura e, principalmente, se está evoluindo em direção à meta estabelecida. </w:t>
      </w:r>
      <w:r w:rsidRPr="57135B26" w:rsidR="00E3DA5D">
        <w:rPr>
          <w:rFonts w:ascii="Times New Roman" w:hAnsi="Times New Roman" w:eastAsia="Times New Roman" w:cs="Times New Roman"/>
          <w:b w:val="1"/>
          <w:bCs w:val="1"/>
          <w:noProof w:val="0"/>
          <w:sz w:val="20"/>
          <w:szCs w:val="20"/>
          <w:lang w:val="pt-BR"/>
        </w:rPr>
        <w:t>Chegar ao dia 20 sem saber se a operação está no ritmo necessário reduz drasticamente o tempo disponível para corrigir desvios.</w:t>
      </w:r>
    </w:p>
    <w:p w:rsidR="00A20448" w:rsidP="57135B26" w:rsidRDefault="00A20448" w14:paraId="73E23557" w14:textId="76827FDC">
      <w:pPr>
        <w:pStyle w:val="Normal"/>
        <w:spacing w:before="240" w:beforeAutospacing="off" w:after="240" w:afterAutospacing="off"/>
      </w:pPr>
      <w:r w:rsidR="09E33959">
        <w:rPr/>
        <w:t>Para a resposta "Não", o texto orienta a implementação desse acompanhamento diário, alertando que, sem ele, a oficina só descobre que não atingiu o faturamento necessário quando já é tarde para reagir dentro do mesmo mês, o que pode comprometer o caixa da empresa (a "multa" da analogia).</w:t>
      </w:r>
    </w:p>
    <w:p w:rsidR="00A20448" w:rsidP="57135B26" w:rsidRDefault="00A20448" w14:paraId="474E0137" w14:textId="5D82BDAE">
      <w:pPr>
        <w:pStyle w:val="Normal"/>
        <w:spacing w:before="240" w:beforeAutospacing="off" w:after="240" w:afterAutospacing="off"/>
        <w:rPr>
          <w:ins w:author="Abel Rosa" w:date="2026-08-26T18:45:04.271Z" w16du:dateUtc="2026-08-26T18:45:04.271Z" w:id="1695629060"/>
        </w:rPr>
      </w:pPr>
      <w:r w:rsidRPr="57135B26" w:rsidR="63E50DF7">
        <w:rPr>
          <w:rFonts w:ascii="Times New Roman" w:hAnsi="Times New Roman" w:eastAsia="Times New Roman" w:cs="Times New Roman"/>
          <w:noProof w:val="0"/>
          <w:sz w:val="20"/>
          <w:szCs w:val="20"/>
          <w:lang w:val="pt-BR"/>
        </w:rPr>
        <w:t xml:space="preserve">O principal risco é descobrir somente no fechamento do mês que o faturamento ficou abaixo do necessário para cobrir a estrutura ou alcançar a meta. Nesse momento, </w:t>
      </w:r>
      <w:r w:rsidRPr="57135B26" w:rsidR="63E50DF7">
        <w:rPr>
          <w:rFonts w:ascii="Times New Roman" w:hAnsi="Times New Roman" w:eastAsia="Times New Roman" w:cs="Times New Roman"/>
          <w:b w:val="1"/>
          <w:bCs w:val="1"/>
          <w:noProof w:val="0"/>
          <w:sz w:val="20"/>
          <w:szCs w:val="20"/>
          <w:lang w:val="pt-BR"/>
        </w:rPr>
        <w:t>não existe mais tempo para recuperar o resultado daquele período</w:t>
      </w:r>
      <w:r w:rsidRPr="57135B26" w:rsidR="09CFC457">
        <w:rPr>
          <w:rFonts w:ascii="Times New Roman" w:hAnsi="Times New Roman" w:eastAsia="Times New Roman" w:cs="Times New Roman"/>
          <w:b w:val="1"/>
          <w:bCs w:val="1"/>
          <w:noProof w:val="0"/>
          <w:sz w:val="20"/>
          <w:szCs w:val="20"/>
          <w:lang w:val="pt-BR"/>
        </w:rPr>
        <w:t>.</w:t>
      </w:r>
    </w:p>
    <w:p w:rsidR="3CF55B83" w:rsidP="57135B26" w:rsidRDefault="3CF55B83" w14:paraId="24F07E03" w14:textId="6B265824">
      <w:pPr>
        <w:pStyle w:val="Normal"/>
        <w:spacing w:before="240" w:beforeAutospacing="off" w:after="240" w:afterAutospacing="off"/>
        <w:rPr>
          <w:rFonts w:ascii="Times New Roman" w:hAnsi="Times New Roman" w:eastAsia="Times New Roman" w:cs="Times New Roman"/>
          <w:b w:val="1"/>
          <w:bCs w:val="1"/>
          <w:noProof w:val="0"/>
          <w:sz w:val="20"/>
          <w:szCs w:val="20"/>
          <w:lang w:val="pt-BR"/>
        </w:rPr>
      </w:pPr>
      <w:ins w:author="Abel Rosa" w:date="2026-08-26T18:45:44.871Z" w16du:dateUtc="2026-08-26T18:45:44.871Z" w:id="1065172356">
        <w:r w:rsidRPr="57135B26" w:rsidR="3CF55B83">
          <w:rPr>
            <w:rFonts w:ascii="Times New Roman" w:hAnsi="Times New Roman" w:eastAsia="Times New Roman" w:cs="Times New Roman"/>
            <w:b w:val="1"/>
            <w:bCs w:val="1"/>
            <w:noProof w:val="0"/>
            <w:sz w:val="20"/>
            <w:szCs w:val="20"/>
            <w:lang w:val="pt-BR"/>
          </w:rPr>
          <w:t>Link de aula gravada sobre acompanhamento diário do faturamento (ainda não gravado)</w:t>
        </w:r>
      </w:ins>
    </w:p>
    <w:sectPr w:rsidR="00A20448">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86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fef2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6FF7796"/>
    <w:multiLevelType w:val="hybridMultilevel"/>
    <w:tmpl w:val="5BDA384E"/>
    <w:lvl w:ilvl="0" w:tplc="73587D88">
      <w:start w:val="1"/>
      <w:numFmt w:val="bullet"/>
      <w:lvlText w:val="●"/>
      <w:lvlJc w:val="left"/>
      <w:pPr>
        <w:ind w:left="720" w:hanging="360"/>
      </w:pPr>
    </w:lvl>
    <w:lvl w:ilvl="1" w:tplc="2F8096AA">
      <w:start w:val="1"/>
      <w:numFmt w:val="bullet"/>
      <w:lvlText w:val="○"/>
      <w:lvlJc w:val="left"/>
      <w:pPr>
        <w:ind w:left="1440" w:hanging="360"/>
      </w:pPr>
    </w:lvl>
    <w:lvl w:ilvl="2" w:tplc="7E946C32">
      <w:start w:val="1"/>
      <w:numFmt w:val="bullet"/>
      <w:lvlText w:val="■"/>
      <w:lvlJc w:val="left"/>
      <w:pPr>
        <w:ind w:left="2160" w:hanging="360"/>
      </w:pPr>
    </w:lvl>
    <w:lvl w:ilvl="3" w:tplc="34529DF0">
      <w:start w:val="1"/>
      <w:numFmt w:val="bullet"/>
      <w:lvlText w:val="●"/>
      <w:lvlJc w:val="left"/>
      <w:pPr>
        <w:ind w:left="2880" w:hanging="360"/>
      </w:pPr>
    </w:lvl>
    <w:lvl w:ilvl="4" w:tplc="6910E376">
      <w:start w:val="1"/>
      <w:numFmt w:val="bullet"/>
      <w:lvlText w:val="○"/>
      <w:lvlJc w:val="left"/>
      <w:pPr>
        <w:ind w:left="3600" w:hanging="360"/>
      </w:pPr>
    </w:lvl>
    <w:lvl w:ilvl="5" w:tplc="E948EEB8">
      <w:start w:val="1"/>
      <w:numFmt w:val="bullet"/>
      <w:lvlText w:val="■"/>
      <w:lvlJc w:val="left"/>
      <w:pPr>
        <w:ind w:left="4320" w:hanging="360"/>
      </w:pPr>
    </w:lvl>
    <w:lvl w:ilvl="6" w:tplc="97B81D52">
      <w:start w:val="1"/>
      <w:numFmt w:val="bullet"/>
      <w:lvlText w:val="●"/>
      <w:lvlJc w:val="left"/>
      <w:pPr>
        <w:ind w:left="5040" w:hanging="360"/>
      </w:pPr>
    </w:lvl>
    <w:lvl w:ilvl="7" w:tplc="276CAC2A">
      <w:start w:val="1"/>
      <w:numFmt w:val="bullet"/>
      <w:lvlText w:val="●"/>
      <w:lvlJc w:val="left"/>
      <w:pPr>
        <w:ind w:left="5760" w:hanging="360"/>
      </w:pPr>
    </w:lvl>
    <w:lvl w:ilvl="8" w:tplc="441AE4BA">
      <w:start w:val="1"/>
      <w:numFmt w:val="bullet"/>
      <w:lvlText w:val="●"/>
      <w:lvlJc w:val="left"/>
      <w:pPr>
        <w:ind w:left="6480" w:hanging="360"/>
      </w:pPr>
    </w:lvl>
  </w:abstractNum>
  <w:num w:numId="3">
    <w:abstractNumId w:val="2"/>
  </w:num>
  <w:num w:numId="2">
    <w:abstractNumId w:val="1"/>
  </w:num>
  <w:num w:numId="1" w16cid:durableId="19978310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448"/>
    <w:rsid w:val="00000000"/>
    <w:rsid w:val="00001195"/>
    <w:rsid w:val="00160E7A"/>
    <w:rsid w:val="00517F13"/>
    <w:rsid w:val="006F63E9"/>
    <w:rsid w:val="00970F95"/>
    <w:rsid w:val="00A20448"/>
    <w:rsid w:val="00E3DA5D"/>
    <w:rsid w:val="00F32D9C"/>
    <w:rsid w:val="011E05BE"/>
    <w:rsid w:val="014A6784"/>
    <w:rsid w:val="01A68590"/>
    <w:rsid w:val="01CA2E32"/>
    <w:rsid w:val="02144646"/>
    <w:rsid w:val="02BA9224"/>
    <w:rsid w:val="03FAFB73"/>
    <w:rsid w:val="040898ED"/>
    <w:rsid w:val="04649C0F"/>
    <w:rsid w:val="04CECF50"/>
    <w:rsid w:val="04D987BE"/>
    <w:rsid w:val="04FA5648"/>
    <w:rsid w:val="060FD9B5"/>
    <w:rsid w:val="0610150D"/>
    <w:rsid w:val="06235A5D"/>
    <w:rsid w:val="07441C05"/>
    <w:rsid w:val="07D7F2C4"/>
    <w:rsid w:val="07F149A2"/>
    <w:rsid w:val="09CFC457"/>
    <w:rsid w:val="09E33959"/>
    <w:rsid w:val="0A2ED10C"/>
    <w:rsid w:val="0BA0E8EF"/>
    <w:rsid w:val="0BCF0C08"/>
    <w:rsid w:val="0C7ECB2D"/>
    <w:rsid w:val="0CB4D7EA"/>
    <w:rsid w:val="0CC7CCC4"/>
    <w:rsid w:val="0D5989A5"/>
    <w:rsid w:val="0F05BE12"/>
    <w:rsid w:val="0F41281A"/>
    <w:rsid w:val="0FF31B88"/>
    <w:rsid w:val="102816B5"/>
    <w:rsid w:val="10773E93"/>
    <w:rsid w:val="13BDE2AE"/>
    <w:rsid w:val="1429D126"/>
    <w:rsid w:val="142BC94C"/>
    <w:rsid w:val="154A5D9B"/>
    <w:rsid w:val="15C3453B"/>
    <w:rsid w:val="15EB1EE3"/>
    <w:rsid w:val="16CBDEB2"/>
    <w:rsid w:val="17527A60"/>
    <w:rsid w:val="175856EF"/>
    <w:rsid w:val="1A3634DE"/>
    <w:rsid w:val="1A8947F7"/>
    <w:rsid w:val="1B2048FE"/>
    <w:rsid w:val="1B835312"/>
    <w:rsid w:val="1BFC9F6B"/>
    <w:rsid w:val="1C3CA394"/>
    <w:rsid w:val="1C3E6948"/>
    <w:rsid w:val="1C705159"/>
    <w:rsid w:val="1CBB4165"/>
    <w:rsid w:val="1D748C80"/>
    <w:rsid w:val="1DDFB4BC"/>
    <w:rsid w:val="1E5A1A5C"/>
    <w:rsid w:val="1E9681C6"/>
    <w:rsid w:val="1F584109"/>
    <w:rsid w:val="1F938FE7"/>
    <w:rsid w:val="20254362"/>
    <w:rsid w:val="20BB13E9"/>
    <w:rsid w:val="20DC55E4"/>
    <w:rsid w:val="22444B07"/>
    <w:rsid w:val="232EDE5E"/>
    <w:rsid w:val="23635304"/>
    <w:rsid w:val="236EFE5D"/>
    <w:rsid w:val="241DD8E4"/>
    <w:rsid w:val="24581834"/>
    <w:rsid w:val="2511D963"/>
    <w:rsid w:val="255B4E75"/>
    <w:rsid w:val="260E7D55"/>
    <w:rsid w:val="27443A93"/>
    <w:rsid w:val="28240AB6"/>
    <w:rsid w:val="28DEF831"/>
    <w:rsid w:val="29C5A7F6"/>
    <w:rsid w:val="29CB2844"/>
    <w:rsid w:val="29D9ABF6"/>
    <w:rsid w:val="2AB8218A"/>
    <w:rsid w:val="2B7E8EA3"/>
    <w:rsid w:val="2BDC12C4"/>
    <w:rsid w:val="2D028811"/>
    <w:rsid w:val="2D18E196"/>
    <w:rsid w:val="2D59A730"/>
    <w:rsid w:val="2D7E8AA4"/>
    <w:rsid w:val="2DA5E5A4"/>
    <w:rsid w:val="2E4F57DD"/>
    <w:rsid w:val="2EF9964B"/>
    <w:rsid w:val="2F42FABD"/>
    <w:rsid w:val="2FD2EBD1"/>
    <w:rsid w:val="2FE84299"/>
    <w:rsid w:val="30CC25B3"/>
    <w:rsid w:val="3134827E"/>
    <w:rsid w:val="315F675F"/>
    <w:rsid w:val="31A6C2DC"/>
    <w:rsid w:val="31DC7B98"/>
    <w:rsid w:val="3261DF09"/>
    <w:rsid w:val="333BAF0B"/>
    <w:rsid w:val="33E0C2E4"/>
    <w:rsid w:val="33E53959"/>
    <w:rsid w:val="346DECD5"/>
    <w:rsid w:val="34F81684"/>
    <w:rsid w:val="359C21FB"/>
    <w:rsid w:val="35F42EBC"/>
    <w:rsid w:val="3627EFA7"/>
    <w:rsid w:val="36AB3259"/>
    <w:rsid w:val="371118E8"/>
    <w:rsid w:val="371B07B4"/>
    <w:rsid w:val="379C8DA3"/>
    <w:rsid w:val="38536342"/>
    <w:rsid w:val="3891E0B6"/>
    <w:rsid w:val="39687475"/>
    <w:rsid w:val="3A671F05"/>
    <w:rsid w:val="3A849DAC"/>
    <w:rsid w:val="3B8635FD"/>
    <w:rsid w:val="3BC67E9D"/>
    <w:rsid w:val="3C752F28"/>
    <w:rsid w:val="3C944BF4"/>
    <w:rsid w:val="3CF55B83"/>
    <w:rsid w:val="3EDDC295"/>
    <w:rsid w:val="3EFF32D1"/>
    <w:rsid w:val="3F964EBD"/>
    <w:rsid w:val="409AFA42"/>
    <w:rsid w:val="40EDE519"/>
    <w:rsid w:val="41499F1D"/>
    <w:rsid w:val="42962590"/>
    <w:rsid w:val="431FC96C"/>
    <w:rsid w:val="433158DD"/>
    <w:rsid w:val="438644D3"/>
    <w:rsid w:val="43D9E179"/>
    <w:rsid w:val="46651880"/>
    <w:rsid w:val="46EE60FA"/>
    <w:rsid w:val="47E860C5"/>
    <w:rsid w:val="48E30CC4"/>
    <w:rsid w:val="4A875CCD"/>
    <w:rsid w:val="4B75A407"/>
    <w:rsid w:val="4B7805E3"/>
    <w:rsid w:val="4D81BC69"/>
    <w:rsid w:val="4E19A5F0"/>
    <w:rsid w:val="4EE6CA98"/>
    <w:rsid w:val="4F789E43"/>
    <w:rsid w:val="4F99ACDB"/>
    <w:rsid w:val="4F9FF475"/>
    <w:rsid w:val="4FEDB872"/>
    <w:rsid w:val="510D2021"/>
    <w:rsid w:val="5119C0B9"/>
    <w:rsid w:val="5191A213"/>
    <w:rsid w:val="52FB4D98"/>
    <w:rsid w:val="537638D9"/>
    <w:rsid w:val="55CB3629"/>
    <w:rsid w:val="57135B26"/>
    <w:rsid w:val="5775600A"/>
    <w:rsid w:val="5785E70A"/>
    <w:rsid w:val="58578301"/>
    <w:rsid w:val="59A6E2EA"/>
    <w:rsid w:val="59DDD6D7"/>
    <w:rsid w:val="5A1848CD"/>
    <w:rsid w:val="5AA272E1"/>
    <w:rsid w:val="5B1CA6E0"/>
    <w:rsid w:val="5B65C8E4"/>
    <w:rsid w:val="5B78DA85"/>
    <w:rsid w:val="5B7A797D"/>
    <w:rsid w:val="5BC0CDC1"/>
    <w:rsid w:val="5C2028B5"/>
    <w:rsid w:val="5C9DF433"/>
    <w:rsid w:val="5CDD051E"/>
    <w:rsid w:val="5D2FF548"/>
    <w:rsid w:val="5D8FEFAD"/>
    <w:rsid w:val="5E14E5E4"/>
    <w:rsid w:val="5FB011D4"/>
    <w:rsid w:val="602957F0"/>
    <w:rsid w:val="60909FEE"/>
    <w:rsid w:val="60EFCD2B"/>
    <w:rsid w:val="6125B24D"/>
    <w:rsid w:val="61344A7A"/>
    <w:rsid w:val="618B8CC7"/>
    <w:rsid w:val="6231DAA2"/>
    <w:rsid w:val="62AB34B5"/>
    <w:rsid w:val="62B0F75A"/>
    <w:rsid w:val="6368B190"/>
    <w:rsid w:val="637BD993"/>
    <w:rsid w:val="63CFE4ED"/>
    <w:rsid w:val="63E50DF7"/>
    <w:rsid w:val="64E056BA"/>
    <w:rsid w:val="656415CA"/>
    <w:rsid w:val="657093C7"/>
    <w:rsid w:val="66B4657F"/>
    <w:rsid w:val="66F4C4EC"/>
    <w:rsid w:val="67322049"/>
    <w:rsid w:val="68464C68"/>
    <w:rsid w:val="68529690"/>
    <w:rsid w:val="696CEA2D"/>
    <w:rsid w:val="6A40F524"/>
    <w:rsid w:val="6B63D7AC"/>
    <w:rsid w:val="6BB43493"/>
    <w:rsid w:val="6D5A0E71"/>
    <w:rsid w:val="6DB9705C"/>
    <w:rsid w:val="6E3384E2"/>
    <w:rsid w:val="6E786777"/>
    <w:rsid w:val="6F34F05A"/>
    <w:rsid w:val="6F7E0227"/>
    <w:rsid w:val="718DD368"/>
    <w:rsid w:val="7191ABB3"/>
    <w:rsid w:val="731B7561"/>
    <w:rsid w:val="739E60FA"/>
    <w:rsid w:val="740703F7"/>
    <w:rsid w:val="74D13797"/>
    <w:rsid w:val="771C2EB3"/>
    <w:rsid w:val="7742E628"/>
    <w:rsid w:val="777FA659"/>
    <w:rsid w:val="77906E15"/>
    <w:rsid w:val="7853B41E"/>
    <w:rsid w:val="78E3A8DE"/>
    <w:rsid w:val="7A1F32B3"/>
    <w:rsid w:val="7AA345F2"/>
    <w:rsid w:val="7B55C488"/>
    <w:rsid w:val="7B77A84D"/>
    <w:rsid w:val="7C3E4026"/>
    <w:rsid w:val="7C77B4CC"/>
    <w:rsid w:val="7D592AE4"/>
    <w:rsid w:val="7DF056BD"/>
    <w:rsid w:val="7E3C97AC"/>
    <w:rsid w:val="7EFD9FD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882B7"/>
  <w15:docId w15:val="{40FABD0D-4D31-4A53-9A0F-04F680837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styleId="TextodenotadefimChar" w:customStyle="1">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mailto:seu@email.com" TargetMode="External" Id="Rc604142153dc4e48"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Usuário Convidado</lastModifiedBy>
  <revision>4</revision>
  <dcterms:created xsi:type="dcterms:W3CDTF">2026-08-24T22:38:00.0000000Z</dcterms:created>
  <dcterms:modified xsi:type="dcterms:W3CDTF">2026-08-26T19:31:19.3484620Z</dcterms:modified>
</coreProperties>
</file>